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E01B69" w14:textId="77777777" w:rsidR="00E40DF0" w:rsidRDefault="00E40DF0" w:rsidP="00E40DF0">
      <w:pPr>
        <w:jc w:val="center"/>
        <w:rPr>
          <w:b/>
          <w:sz w:val="32"/>
        </w:rPr>
      </w:pPr>
    </w:p>
    <w:p w14:paraId="0A88455E" w14:textId="77777777" w:rsidR="00E40DF0" w:rsidRDefault="00E40DF0" w:rsidP="00E40DF0">
      <w:pPr>
        <w:jc w:val="center"/>
        <w:rPr>
          <w:b/>
          <w:sz w:val="32"/>
        </w:rPr>
      </w:pPr>
    </w:p>
    <w:p w14:paraId="28D9DFCC" w14:textId="77777777" w:rsidR="00E40DF0" w:rsidRDefault="00E40DF0" w:rsidP="00E40DF0">
      <w:pPr>
        <w:jc w:val="center"/>
        <w:rPr>
          <w:b/>
          <w:sz w:val="32"/>
        </w:rPr>
      </w:pPr>
    </w:p>
    <w:p w14:paraId="496B54E0" w14:textId="77777777" w:rsidR="00E40DF0" w:rsidRDefault="00E40DF0" w:rsidP="00E40DF0">
      <w:pPr>
        <w:jc w:val="center"/>
        <w:rPr>
          <w:b/>
          <w:sz w:val="32"/>
        </w:rPr>
      </w:pPr>
    </w:p>
    <w:p w14:paraId="35A3DEF5" w14:textId="77777777" w:rsidR="00E40DF0" w:rsidRDefault="00E40DF0" w:rsidP="00E40DF0">
      <w:pPr>
        <w:jc w:val="center"/>
        <w:rPr>
          <w:b/>
          <w:sz w:val="32"/>
        </w:rPr>
      </w:pPr>
    </w:p>
    <w:p w14:paraId="6AAD1EB7" w14:textId="77777777" w:rsidR="00E40DF0" w:rsidRDefault="00E40DF0" w:rsidP="00E40DF0">
      <w:pPr>
        <w:jc w:val="center"/>
        <w:rPr>
          <w:b/>
          <w:sz w:val="32"/>
        </w:rPr>
      </w:pPr>
    </w:p>
    <w:p w14:paraId="0E8037C9" w14:textId="77777777" w:rsidR="00E40DF0" w:rsidRDefault="00E40DF0" w:rsidP="00E40DF0">
      <w:pPr>
        <w:jc w:val="center"/>
        <w:rPr>
          <w:b/>
          <w:sz w:val="32"/>
        </w:rPr>
      </w:pPr>
    </w:p>
    <w:p w14:paraId="67E8E3AC" w14:textId="77777777" w:rsidR="00E40DF0" w:rsidRDefault="00E40DF0" w:rsidP="00E40DF0">
      <w:pPr>
        <w:jc w:val="center"/>
        <w:rPr>
          <w:b/>
          <w:sz w:val="32"/>
        </w:rPr>
      </w:pPr>
    </w:p>
    <w:p w14:paraId="6C732C87" w14:textId="77777777" w:rsidR="00E40DF0" w:rsidRDefault="00E40DF0" w:rsidP="00E40DF0">
      <w:pPr>
        <w:jc w:val="center"/>
        <w:rPr>
          <w:b/>
          <w:sz w:val="32"/>
        </w:rPr>
      </w:pPr>
    </w:p>
    <w:p w14:paraId="1980183A" w14:textId="77777777" w:rsidR="00E40DF0" w:rsidRDefault="00E40DF0" w:rsidP="00E40DF0">
      <w:pPr>
        <w:jc w:val="center"/>
        <w:rPr>
          <w:b/>
          <w:sz w:val="32"/>
        </w:rPr>
      </w:pPr>
    </w:p>
    <w:p w14:paraId="622E332C" w14:textId="77777777" w:rsidR="00E40DF0" w:rsidRDefault="00E40DF0" w:rsidP="00E40DF0">
      <w:pPr>
        <w:jc w:val="center"/>
        <w:rPr>
          <w:b/>
          <w:sz w:val="32"/>
        </w:rPr>
      </w:pPr>
    </w:p>
    <w:p w14:paraId="216E117A" w14:textId="77777777" w:rsidR="00E40DF0" w:rsidRDefault="00E40DF0" w:rsidP="00E40DF0">
      <w:pPr>
        <w:jc w:val="center"/>
        <w:rPr>
          <w:b/>
          <w:sz w:val="32"/>
        </w:rPr>
      </w:pPr>
    </w:p>
    <w:p w14:paraId="16A13DC7" w14:textId="7FE9D0D8" w:rsidR="00E40DF0" w:rsidRDefault="00E40DF0" w:rsidP="00E40DF0">
      <w:pPr>
        <w:jc w:val="center"/>
        <w:rPr>
          <w:b/>
          <w:sz w:val="32"/>
          <w:szCs w:val="32"/>
        </w:rPr>
      </w:pPr>
    </w:p>
    <w:p w14:paraId="42CBC792" w14:textId="77777777" w:rsidR="00E40DF0" w:rsidRDefault="00E40DF0" w:rsidP="00E40DF0">
      <w:pPr>
        <w:jc w:val="center"/>
        <w:rPr>
          <w:b/>
          <w:sz w:val="32"/>
        </w:rPr>
      </w:pPr>
    </w:p>
    <w:p w14:paraId="1EB4026F" w14:textId="77777777" w:rsidR="00E40DF0" w:rsidRDefault="00E40DF0">
      <w:pPr>
        <w:jc w:val="center"/>
        <w:rPr>
          <w:b/>
          <w:bCs/>
          <w:sz w:val="32"/>
          <w:szCs w:val="32"/>
          <w:rPrChange w:id="0" w:author="Buthelo, AaronRaymond" w:date="2018-04-28T20:57:00Z">
            <w:rPr/>
          </w:rPrChange>
        </w:rPr>
      </w:pPr>
      <w:bookmarkStart w:id="1" w:name="OLE_LINK1"/>
      <w:r w:rsidRPr="00AA2EDF">
        <w:rPr>
          <w:b/>
          <w:bCs/>
          <w:sz w:val="32"/>
          <w:szCs w:val="32"/>
        </w:rPr>
        <w:t>Student Performance Prediction and Risk Factor Identification</w:t>
      </w:r>
      <w:bookmarkEnd w:id="1"/>
    </w:p>
    <w:p w14:paraId="7ACE205B" w14:textId="77777777" w:rsidR="00E40DF0" w:rsidRDefault="00E40DF0" w:rsidP="00E40DF0">
      <w:pPr>
        <w:jc w:val="center"/>
        <w:rPr>
          <w:b/>
          <w:sz w:val="32"/>
        </w:rPr>
      </w:pPr>
    </w:p>
    <w:p w14:paraId="50BC4090" w14:textId="77777777" w:rsidR="00E40DF0" w:rsidRPr="009B5799" w:rsidRDefault="00E40DF0" w:rsidP="00E40DF0">
      <w:pPr>
        <w:jc w:val="center"/>
        <w:rPr>
          <w:b/>
        </w:rPr>
      </w:pPr>
    </w:p>
    <w:p w14:paraId="6105B7BE" w14:textId="77777777" w:rsidR="00E40DF0" w:rsidRDefault="00E40DF0" w:rsidP="00E40DF0">
      <w:pPr>
        <w:jc w:val="center"/>
      </w:pPr>
      <w:r w:rsidRPr="009B5799">
        <w:t>COMP 5450/4220</w:t>
      </w:r>
    </w:p>
    <w:p w14:paraId="3366CF4A" w14:textId="77777777" w:rsidR="00E40DF0" w:rsidRDefault="00E40DF0" w:rsidP="00E40DF0">
      <w:pPr>
        <w:jc w:val="center"/>
      </w:pPr>
      <w:r>
        <w:t>May 2018</w:t>
      </w:r>
    </w:p>
    <w:p w14:paraId="0A2B0681" w14:textId="77777777" w:rsidR="00E40DF0" w:rsidRDefault="00E40DF0" w:rsidP="00E40DF0">
      <w:pPr>
        <w:jc w:val="center"/>
      </w:pPr>
    </w:p>
    <w:p w14:paraId="2FA53451" w14:textId="76DB3BAB" w:rsidR="00E40DF0" w:rsidRDefault="00E40DF0" w:rsidP="00E40DF0">
      <w:pPr>
        <w:jc w:val="center"/>
      </w:pPr>
      <w:r>
        <w:t xml:space="preserve">Aaron </w:t>
      </w:r>
      <w:r w:rsidR="54443183">
        <w:t xml:space="preserve">Raymond </w:t>
      </w:r>
      <w:r>
        <w:t>Buthelo</w:t>
      </w:r>
    </w:p>
    <w:p w14:paraId="6FD4DCC4" w14:textId="77777777" w:rsidR="00E40DF0" w:rsidRDefault="00E40DF0" w:rsidP="00E40DF0">
      <w:pPr>
        <w:jc w:val="center"/>
      </w:pPr>
      <w:proofErr w:type="spellStart"/>
      <w:r>
        <w:t>Lior</w:t>
      </w:r>
      <w:proofErr w:type="spellEnd"/>
      <w:r>
        <w:t xml:space="preserve"> </w:t>
      </w:r>
      <w:proofErr w:type="spellStart"/>
      <w:r>
        <w:t>Osherov</w:t>
      </w:r>
      <w:proofErr w:type="spellEnd"/>
    </w:p>
    <w:p w14:paraId="54264722" w14:textId="77777777" w:rsidR="00E40DF0" w:rsidRDefault="00E40DF0" w:rsidP="00E40DF0">
      <w:pPr>
        <w:jc w:val="center"/>
      </w:pPr>
      <w:r>
        <w:t>Jaclyn Solimine</w:t>
      </w:r>
    </w:p>
    <w:p w14:paraId="5B83CDF9" w14:textId="77777777" w:rsidR="00E40DF0" w:rsidRDefault="00E40DF0" w:rsidP="00E40DF0">
      <w:r>
        <w:br w:type="page"/>
      </w:r>
    </w:p>
    <w:p w14:paraId="13851A6F" w14:textId="77777777" w:rsidR="00F14999" w:rsidRDefault="00F14999">
      <w:pPr>
        <w:rPr>
          <w:ins w:id="2" w:author="Solimine, Jaclyn V" w:date="2018-04-29T15:56:00Z"/>
          <w:b/>
          <w:bCs/>
        </w:rPr>
      </w:pPr>
      <w:ins w:id="3" w:author="Solimine, Jaclyn V [2]" w:date="2018-04-26T12:08:00Z">
        <w:r w:rsidRPr="00124ED1">
          <w:rPr>
            <w:b/>
            <w:bCs/>
          </w:rPr>
          <w:lastRenderedPageBreak/>
          <w:t xml:space="preserve">Abstract: </w:t>
        </w:r>
      </w:ins>
    </w:p>
    <w:p w14:paraId="3723F642" w14:textId="77777777" w:rsidR="00FF4308" w:rsidRDefault="00FF4308">
      <w:pPr>
        <w:rPr>
          <w:ins w:id="4" w:author="Solimine, Jaclyn V" w:date="2018-04-29T15:54:00Z"/>
          <w:b/>
          <w:bCs/>
        </w:rPr>
      </w:pPr>
    </w:p>
    <w:p w14:paraId="5F1339D9" w14:textId="46106565" w:rsidR="00AF02FD" w:rsidRPr="00AF02FD" w:rsidDel="004876EC" w:rsidRDefault="00FF4308">
      <w:pPr>
        <w:rPr>
          <w:ins w:id="5" w:author="Solimine, Jaclyn V [2]" w:date="2018-04-26T12:08:00Z"/>
          <w:del w:id="6" w:author="Solimine, Jaclyn V" w:date="2018-04-29T16:00:00Z"/>
          <w:bCs/>
          <w:rPrChange w:id="7" w:author="Solimine, Jaclyn V" w:date="2018-04-29T15:54:00Z">
            <w:rPr>
              <w:ins w:id="8" w:author="Solimine, Jaclyn V [2]" w:date="2018-04-26T12:08:00Z"/>
              <w:del w:id="9" w:author="Solimine, Jaclyn V" w:date="2018-04-29T16:00:00Z"/>
            </w:rPr>
          </w:rPrChange>
        </w:rPr>
      </w:pPr>
      <w:ins w:id="10" w:author="Solimine, Jaclyn V" w:date="2018-04-29T15:56:00Z">
        <w:r>
          <w:t>Educational institutions are commonly faced with a shortage of important resources that are meant to enhance the academic experience and performance of their students</w:t>
        </w:r>
        <w:r w:rsidR="004876EC">
          <w:t>. The overall utility of these resources can be optimized by</w:t>
        </w:r>
        <w:r>
          <w:t xml:space="preserve"> ensuring that </w:t>
        </w:r>
      </w:ins>
      <w:ins w:id="11" w:author="Solimine, Jaclyn V" w:date="2018-04-29T15:58:00Z">
        <w:r w:rsidR="004876EC">
          <w:t xml:space="preserve">they are </w:t>
        </w:r>
      </w:ins>
      <w:ins w:id="12" w:author="Solimine, Jaclyn V" w:date="2018-04-29T15:56:00Z">
        <w:r>
          <w:t>allocated to those students</w:t>
        </w:r>
        <w:r w:rsidR="004876EC">
          <w:t xml:space="preserve"> most in need or most deserving.</w:t>
        </w:r>
        <w:r>
          <w:t xml:space="preserve"> </w:t>
        </w:r>
        <w:r>
          <w:rPr>
            <w:bCs/>
          </w:rPr>
          <w:t xml:space="preserve"> </w:t>
        </w:r>
      </w:ins>
      <w:ins w:id="13" w:author="Solimine, Jaclyn V" w:date="2018-04-29T15:54:00Z">
        <w:r w:rsidR="00AF02FD">
          <w:rPr>
            <w:bCs/>
          </w:rPr>
          <w:t xml:space="preserve">This study investigated the use of Support Vector Machines </w:t>
        </w:r>
      </w:ins>
      <w:ins w:id="14" w:author="Solimine, Jaclyn V" w:date="2018-04-29T16:00:00Z">
        <w:r w:rsidR="004876EC">
          <w:rPr>
            <w:bCs/>
          </w:rPr>
          <w:t xml:space="preserve">to develop a classifier model capable of predicting a student’s projected performance, with the aim of facilitating the allocation of academic resources. </w:t>
        </w:r>
      </w:ins>
      <w:ins w:id="15" w:author="Solimine, Jaclyn V" w:date="2018-04-29T16:01:00Z">
        <w:r w:rsidR="004876EC">
          <w:rPr>
            <w:bCs/>
          </w:rPr>
          <w:t xml:space="preserve">The performance of </w:t>
        </w:r>
      </w:ins>
      <w:ins w:id="16" w:author="Solimine, Jaclyn V" w:date="2018-04-29T16:00:00Z">
        <w:r w:rsidR="004876EC">
          <w:rPr>
            <w:bCs/>
          </w:rPr>
          <w:t>Linear, Polynomial, and Gaussian ker</w:t>
        </w:r>
      </w:ins>
      <w:ins w:id="17" w:author="Solimine, Jaclyn V" w:date="2018-04-29T16:01:00Z">
        <w:r w:rsidR="004876EC">
          <w:rPr>
            <w:bCs/>
          </w:rPr>
          <w:t>nels</w:t>
        </w:r>
      </w:ins>
      <w:ins w:id="18" w:author="Solimine, Jaclyn V" w:date="2018-04-29T16:02:00Z">
        <w:r w:rsidR="004876EC">
          <w:rPr>
            <w:bCs/>
          </w:rPr>
          <w:t xml:space="preserve"> in the creation of the SVM model</w:t>
        </w:r>
      </w:ins>
      <w:ins w:id="19" w:author="Solimine, Jaclyn V" w:date="2018-04-29T16:01:00Z">
        <w:r w:rsidR="004876EC">
          <w:rPr>
            <w:bCs/>
          </w:rPr>
          <w:t xml:space="preserve"> was evaluated. In addition, </w:t>
        </w:r>
      </w:ins>
      <w:ins w:id="20" w:author="Solimine, Jaclyn V" w:date="2018-04-29T16:02:00Z">
        <w:r w:rsidR="004876EC">
          <w:rPr>
            <w:bCs/>
          </w:rPr>
          <w:t>PCA was used to observe the effect of reducing the dimensionality of the dataset on classification performance</w:t>
        </w:r>
      </w:ins>
      <w:ins w:id="21" w:author="Solimine, Jaclyn V" w:date="2018-04-29T16:03:00Z">
        <w:r w:rsidR="004876EC">
          <w:rPr>
            <w:bCs/>
          </w:rPr>
          <w:t xml:space="preserve">. Manual feature selection was conducted </w:t>
        </w:r>
      </w:ins>
      <w:ins w:id="22" w:author="Solimine, Jaclyn V" w:date="2018-04-29T16:04:00Z">
        <w:r w:rsidR="004876EC">
          <w:rPr>
            <w:bCs/>
          </w:rPr>
          <w:t xml:space="preserve">to determine </w:t>
        </w:r>
      </w:ins>
      <w:ins w:id="23" w:author="Solimine, Jaclyn V" w:date="2018-04-29T16:03:00Z">
        <w:r w:rsidR="004876EC">
          <w:rPr>
            <w:bCs/>
          </w:rPr>
          <w:t xml:space="preserve">the </w:t>
        </w:r>
      </w:ins>
      <w:ins w:id="24" w:author="Solimine, Jaclyn V" w:date="2018-04-29T16:04:00Z">
        <w:r w:rsidR="004876EC">
          <w:rPr>
            <w:bCs/>
          </w:rPr>
          <w:t xml:space="preserve">strongest </w:t>
        </w:r>
      </w:ins>
      <w:ins w:id="25" w:author="Solimine, Jaclyn V" w:date="2018-04-29T16:03:00Z">
        <w:r w:rsidR="004876EC">
          <w:rPr>
            <w:bCs/>
          </w:rPr>
          <w:t xml:space="preserve">indicators of likely academic success and failure. </w:t>
        </w:r>
      </w:ins>
      <w:ins w:id="26" w:author="Solimine, Jaclyn V" w:date="2018-04-29T16:05:00Z">
        <w:r w:rsidR="00E55BB8">
          <w:rPr>
            <w:bCs/>
          </w:rPr>
          <w:t>Overall, the models developed were successful in determining which students were likely to perform above or below average.</w:t>
        </w:r>
      </w:ins>
    </w:p>
    <w:p w14:paraId="447F255D" w14:textId="77777777" w:rsidR="00F14999" w:rsidRDefault="00F14999">
      <w:pPr>
        <w:rPr>
          <w:ins w:id="27" w:author="Solimine, Jaclyn V [2]" w:date="2018-04-26T12:08:00Z"/>
          <w:b/>
        </w:rPr>
      </w:pPr>
    </w:p>
    <w:p w14:paraId="28052EF3" w14:textId="77777777" w:rsidR="00F14999" w:rsidRDefault="00F14999">
      <w:pPr>
        <w:rPr>
          <w:ins w:id="28" w:author="Solimine, Jaclyn V [2]" w:date="2018-04-26T12:08:00Z"/>
          <w:b/>
        </w:rPr>
      </w:pPr>
    </w:p>
    <w:p w14:paraId="09FFD4D8" w14:textId="77777777" w:rsidR="00F14999" w:rsidRDefault="00F14999">
      <w:pPr>
        <w:rPr>
          <w:ins w:id="29" w:author="Solimine, Jaclyn V [2]" w:date="2018-04-26T12:08:00Z"/>
          <w:b/>
        </w:rPr>
      </w:pPr>
    </w:p>
    <w:p w14:paraId="0AFB56FB" w14:textId="047FC513" w:rsidR="00F14999" w:rsidRDefault="00F14999">
      <w:pPr>
        <w:rPr>
          <w:ins w:id="30" w:author="Solimine, Jaclyn V [2]" w:date="2018-04-26T12:08:00Z"/>
          <w:b/>
          <w:bCs/>
          <w:rPrChange w:id="31" w:author="Buthelo, AaronRaymond" w:date="2018-04-28T20:57:00Z">
            <w:rPr>
              <w:ins w:id="32" w:author="Solimine, Jaclyn V [2]" w:date="2018-04-26T12:08:00Z"/>
            </w:rPr>
          </w:rPrChange>
        </w:rPr>
      </w:pPr>
      <w:ins w:id="33" w:author="Solimine, Jaclyn V [2]" w:date="2018-04-26T12:08:00Z">
        <w:r>
          <w:t xml:space="preserve">Keywords: </w:t>
        </w:r>
      </w:ins>
      <w:ins w:id="34" w:author="Solimine, Jaclyn V [2]" w:date="2018-04-26T12:09:00Z">
        <w:r>
          <w:t xml:space="preserve">Classification, Supervised Learning, </w:t>
        </w:r>
      </w:ins>
      <w:ins w:id="35" w:author="Solimine, Jaclyn V [2]" w:date="2018-04-26T12:08:00Z">
        <w:r>
          <w:t>Support Vector Machines, Principal Component Analysis</w:t>
        </w:r>
        <w:r w:rsidRPr="00124ED1">
          <w:rPr>
            <w:b/>
            <w:bCs/>
          </w:rPr>
          <w:br w:type="page"/>
        </w:r>
      </w:ins>
    </w:p>
    <w:p w14:paraId="5D330BF8" w14:textId="3AE8AB2B" w:rsidR="00842D0A" w:rsidRPr="00C165B5" w:rsidRDefault="00E40DF0">
      <w:pPr>
        <w:pStyle w:val="ListParagraph"/>
        <w:numPr>
          <w:ilvl w:val="0"/>
          <w:numId w:val="1"/>
        </w:numPr>
        <w:rPr>
          <w:b/>
          <w:bCs/>
          <w:rPrChange w:id="36" w:author="Buthelo, AaronRaymond" w:date="2018-04-28T20:57:00Z">
            <w:rPr/>
          </w:rPrChange>
        </w:rPr>
      </w:pPr>
      <w:r w:rsidRPr="00124ED1">
        <w:rPr>
          <w:b/>
          <w:bCs/>
        </w:rPr>
        <w:lastRenderedPageBreak/>
        <w:t>Introduction:</w:t>
      </w:r>
    </w:p>
    <w:p w14:paraId="3D95CA91" w14:textId="77777777" w:rsidR="00842D0A" w:rsidRDefault="00842D0A" w:rsidP="00EC6143">
      <w:pPr>
        <w:jc w:val="both"/>
      </w:pPr>
    </w:p>
    <w:p w14:paraId="314BF64D" w14:textId="379AE371" w:rsidR="00514C7B" w:rsidRDefault="00842D0A" w:rsidP="00EC6143">
      <w:pPr>
        <w:jc w:val="both"/>
      </w:pPr>
      <w:r>
        <w:t xml:space="preserve">The focus of this study was to </w:t>
      </w:r>
      <w:r w:rsidR="00AD0FB9">
        <w:t xml:space="preserve">use machine learning techniques to </w:t>
      </w:r>
      <w:r>
        <w:t xml:space="preserve">create </w:t>
      </w:r>
      <w:r w:rsidR="00BD0F48">
        <w:t>classifier system</w:t>
      </w:r>
      <w:r>
        <w:t xml:space="preserve"> </w:t>
      </w:r>
      <w:r w:rsidR="00AD0FB9">
        <w:t>capable of</w:t>
      </w:r>
      <w:r w:rsidR="00780184">
        <w:t xml:space="preserve"> </w:t>
      </w:r>
      <w:r w:rsidR="00AD0FB9">
        <w:t xml:space="preserve">determining </w:t>
      </w:r>
      <w:r>
        <w:t>a particular student’s likelihood of academic success or failure</w:t>
      </w:r>
      <w:r w:rsidR="00780184">
        <w:t xml:space="preserve"> based on</w:t>
      </w:r>
      <w:r>
        <w:t xml:space="preserve"> their background information and past academic performance. As a preliminary finding of this study, those features or traits that were most indicative of success or failure in students were also</w:t>
      </w:r>
      <w:r w:rsidR="00AD0FB9">
        <w:t xml:space="preserve"> able to be</w:t>
      </w:r>
      <w:r>
        <w:t xml:space="preserve"> identified</w:t>
      </w:r>
      <w:r w:rsidR="00BD0F48">
        <w:t>. Ultimately,</w:t>
      </w:r>
      <w:r w:rsidR="000348A6">
        <w:t xml:space="preserve"> following</w:t>
      </w:r>
      <w:r w:rsidR="00BD0F48">
        <w:t xml:space="preserve"> the successful development of the classifier, a framework could be developed </w:t>
      </w:r>
      <w:r w:rsidR="00514C7B">
        <w:t>to monitor, analyze, and track student performance</w:t>
      </w:r>
      <w:r w:rsidR="00BD0F48">
        <w:t xml:space="preserve"> in addition to </w:t>
      </w:r>
      <w:r w:rsidR="00514C7B">
        <w:t>identify</w:t>
      </w:r>
      <w:r w:rsidR="00BD0F48">
        <w:t>ing</w:t>
      </w:r>
      <w:r w:rsidR="00514C7B">
        <w:t xml:space="preserve"> </w:t>
      </w:r>
      <w:r w:rsidR="000348A6">
        <w:t xml:space="preserve">the </w:t>
      </w:r>
      <w:r w:rsidR="00514C7B">
        <w:t xml:space="preserve">specific factors that </w:t>
      </w:r>
      <w:r w:rsidR="00BD0F48">
        <w:t>make</w:t>
      </w:r>
      <w:r w:rsidR="00514C7B">
        <w:t xml:space="preserve"> the most significant impact on each individual’s success. </w:t>
      </w:r>
    </w:p>
    <w:p w14:paraId="2A8D0152" w14:textId="77777777" w:rsidR="004479F7" w:rsidRDefault="004479F7" w:rsidP="00EC6143">
      <w:pPr>
        <w:jc w:val="both"/>
      </w:pPr>
    </w:p>
    <w:p w14:paraId="4159300B" w14:textId="21EED8CA" w:rsidR="004479F7" w:rsidRDefault="00842D0A" w:rsidP="00EC6143">
      <w:pPr>
        <w:jc w:val="both"/>
      </w:pPr>
      <w:r>
        <w:t>Presently,</w:t>
      </w:r>
      <w:r w:rsidR="002D54B7">
        <w:t xml:space="preserve"> many</w:t>
      </w:r>
      <w:r>
        <w:t xml:space="preserve"> edu</w:t>
      </w:r>
      <w:r w:rsidR="002D54B7">
        <w:t xml:space="preserve">cational institutions are faced </w:t>
      </w:r>
      <w:r>
        <w:t xml:space="preserve">with </w:t>
      </w:r>
      <w:r w:rsidR="002D54B7">
        <w:t xml:space="preserve">a shortage of important resources </w:t>
      </w:r>
      <w:r w:rsidR="000348A6">
        <w:t xml:space="preserve">that are </w:t>
      </w:r>
      <w:r w:rsidR="002D54B7">
        <w:t>meant to enhance the academic experience</w:t>
      </w:r>
      <w:r w:rsidR="00396286">
        <w:t xml:space="preserve"> and performance</w:t>
      </w:r>
      <w:r w:rsidR="002D54B7">
        <w:t xml:space="preserve"> of their students</w:t>
      </w:r>
      <w:r w:rsidR="004479F7">
        <w:t>. These resources include forms of services and aid such as tutoring</w:t>
      </w:r>
      <w:r w:rsidR="002D54B7">
        <w:t>, scholarship aid, or specialized learning opportunities</w:t>
      </w:r>
      <w:r w:rsidR="000348A6">
        <w:t xml:space="preserve"> that often have limited availability due to restrictive budgets</w:t>
      </w:r>
      <w:r w:rsidR="002D54B7">
        <w:t xml:space="preserve">. These limitations on resources are also met with the challenge of ensuring that the proper aid is allocated to those students that would benefit </w:t>
      </w:r>
      <w:r w:rsidR="004479F7">
        <w:t>from it the most</w:t>
      </w:r>
      <w:r w:rsidR="002D54B7">
        <w:t xml:space="preserve">, and that these students are identified </w:t>
      </w:r>
      <w:r w:rsidR="004479F7">
        <w:t>as early as possible. For instance, students who are excelling academically or are expect</w:t>
      </w:r>
      <w:r w:rsidR="00396286">
        <w:t>ed</w:t>
      </w:r>
      <w:r w:rsidR="004479F7">
        <w:t xml:space="preserve"> to continue excelling may be targeted early on for opportunities to further their academic development, such as special programs, college application assistance, or scholarship money. Conversely, students who are struggling can be more easily identified so that the necessary intervention may occur before they slip through the cracks, and work can be done to ensure that specific risk factors they may possess</w:t>
      </w:r>
      <w:r w:rsidR="00AD0FB9">
        <w:t xml:space="preserve"> can be adjusted.</w:t>
      </w:r>
      <w:r w:rsidR="004479F7">
        <w:t xml:space="preserve"> </w:t>
      </w:r>
    </w:p>
    <w:p w14:paraId="7B5CED5A" w14:textId="30BA8D48" w:rsidR="00F121D0" w:rsidRDefault="00F121D0" w:rsidP="00EC6143">
      <w:pPr>
        <w:jc w:val="both"/>
      </w:pPr>
    </w:p>
    <w:p w14:paraId="4911DF4F" w14:textId="41EB0939" w:rsidR="00514C7B" w:rsidRDefault="00514C7B" w:rsidP="00EC6143">
      <w:pPr>
        <w:jc w:val="both"/>
      </w:pPr>
      <w:r>
        <w:t>For this study, the most significant features with respect to each student’s acad</w:t>
      </w:r>
      <w:r w:rsidR="000348A6">
        <w:t xml:space="preserve">emic success were selected </w:t>
      </w:r>
      <w:r>
        <w:t>through</w:t>
      </w:r>
      <w:r w:rsidR="000348A6">
        <w:t xml:space="preserve"> </w:t>
      </w:r>
      <w:r>
        <w:t>t</w:t>
      </w:r>
      <w:r w:rsidR="00AD0FB9">
        <w:t xml:space="preserve">he </w:t>
      </w:r>
      <w:r w:rsidR="00EC6143">
        <w:t xml:space="preserve">use of </w:t>
      </w:r>
      <w:r w:rsidR="00AD0FB9">
        <w:t xml:space="preserve">manual data mining techniques </w:t>
      </w:r>
      <w:r>
        <w:t xml:space="preserve">to determine which features contributed the most to the variance present in the dataset. In addition, principal component analysis (PCA) was used as a feature reduction method with the aim of enhancing the performance of the classification process through the removal of redundant or highly correlated features. The performance of </w:t>
      </w:r>
      <w:del w:id="37" w:author="Solimine, Jaclyn V" w:date="2018-04-27T22:14:00Z">
        <w:r w:rsidDel="001C19C7">
          <w:delText>both</w:delText>
        </w:r>
      </w:del>
      <w:r>
        <w:t xml:space="preserve"> Support Vector Machine (SVM) </w:t>
      </w:r>
      <w:del w:id="38" w:author="Solimine, Jaclyn V" w:date="2018-04-27T22:14:00Z">
        <w:r w:rsidDel="001C19C7">
          <w:delText>and Artificial Neural Network (ANN)</w:delText>
        </w:r>
      </w:del>
      <w:r>
        <w:t xml:space="preserve"> models was evaluated based on their ability to accurate</w:t>
      </w:r>
      <w:r w:rsidR="000348A6">
        <w:t>ly</w:t>
      </w:r>
      <w:r>
        <w:t xml:space="preserve"> differentiate between binary and multi-class labels pertaining to student academic success. </w:t>
      </w:r>
      <w:r w:rsidR="00C07197">
        <w:t xml:space="preserve">SVMs were chosen due to their ability to manage high-dimensional features spaces and for their resistance to overfitting. </w:t>
      </w:r>
      <w:r w:rsidR="00B83BD5">
        <w:t xml:space="preserve">The performance of the classifiers </w:t>
      </w:r>
      <w:proofErr w:type="gramStart"/>
      <w:r w:rsidR="00B83BD5">
        <w:t>were</w:t>
      </w:r>
      <w:proofErr w:type="gramEnd"/>
      <w:r w:rsidR="00B83BD5">
        <w:t xml:space="preserve"> evaluated through the use of ROC curves</w:t>
      </w:r>
      <w:ins w:id="39" w:author="Solimine, Jaclyn V" w:date="2018-04-27T22:15:00Z">
        <w:r w:rsidR="001C19C7">
          <w:t>, confusion matrices,</w:t>
        </w:r>
      </w:ins>
      <w:r w:rsidR="00B83BD5">
        <w:t xml:space="preserve"> and by observing the overall percentage of correctly classified instances. </w:t>
      </w:r>
    </w:p>
    <w:p w14:paraId="0FB9CA52" w14:textId="77777777" w:rsidR="00514C7B" w:rsidRDefault="00514C7B" w:rsidP="00EC6143">
      <w:pPr>
        <w:jc w:val="both"/>
      </w:pPr>
    </w:p>
    <w:p w14:paraId="370AA269" w14:textId="77777777" w:rsidR="00BC4785" w:rsidRDefault="00F121D0" w:rsidP="00EC6143">
      <w:pPr>
        <w:jc w:val="both"/>
      </w:pPr>
      <w:r>
        <w:t>The dataset used in this application is entitled “Student Performance Data Set” and is available through the University of California-Irvine Machine Learning Repository. The data set captures the academic performance of 1044 student “samples” in three parts: 1</w:t>
      </w:r>
      <w:r w:rsidRPr="00F121D0">
        <w:rPr>
          <w:vertAlign w:val="superscript"/>
        </w:rPr>
        <w:t>st</w:t>
      </w:r>
      <w:r>
        <w:t xml:space="preserve"> Term Grades, 2</w:t>
      </w:r>
      <w:r w:rsidRPr="00F121D0">
        <w:rPr>
          <w:vertAlign w:val="superscript"/>
        </w:rPr>
        <w:t>nd</w:t>
      </w:r>
      <w:r>
        <w:t xml:space="preserve"> Term Grades, and Final Grades. These grades were collected from both math and Portuguese classes</w:t>
      </w:r>
      <w:r w:rsidR="004819DE">
        <w:t xml:space="preserve"> over the course of an academic year</w:t>
      </w:r>
      <w:r>
        <w:t xml:space="preserve">. A feature set consisting of a variety of 30 socio-economic, demographic, and habitual traits was collected for each </w:t>
      </w:r>
      <w:r w:rsidR="004819DE">
        <w:t>student</w:t>
      </w:r>
      <w:r>
        <w:t xml:space="preserve"> in addition to their grades. </w:t>
      </w:r>
    </w:p>
    <w:p w14:paraId="43696885" w14:textId="339B964E" w:rsidR="00C165B5" w:rsidRDefault="00C165B5" w:rsidP="00EC6143">
      <w:pPr>
        <w:jc w:val="both"/>
        <w:rPr>
          <w:b/>
        </w:rPr>
      </w:pPr>
    </w:p>
    <w:p w14:paraId="6D44ADA7" w14:textId="12C0F413" w:rsidR="00EC6143" w:rsidRDefault="00EC6143" w:rsidP="00EC6143">
      <w:pPr>
        <w:jc w:val="both"/>
        <w:rPr>
          <w:ins w:id="40" w:author="AaronRaymond Buthelo" w:date="2018-04-29T00:17:00Z"/>
          <w:b/>
        </w:rPr>
      </w:pPr>
    </w:p>
    <w:p w14:paraId="0F6045E3" w14:textId="7B65C5CA" w:rsidR="00AA2EDF" w:rsidRDefault="00AA2EDF" w:rsidP="00EC6143">
      <w:pPr>
        <w:jc w:val="both"/>
        <w:rPr>
          <w:ins w:id="41" w:author="AaronRaymond Buthelo" w:date="2018-04-29T00:17:00Z"/>
          <w:b/>
        </w:rPr>
      </w:pPr>
    </w:p>
    <w:p w14:paraId="0A61DCA8" w14:textId="675ADFB0" w:rsidR="00AA2EDF" w:rsidRDefault="00AA2EDF" w:rsidP="00EC6143">
      <w:pPr>
        <w:jc w:val="both"/>
        <w:rPr>
          <w:ins w:id="42" w:author="AaronRaymond Buthelo" w:date="2018-04-29T00:17:00Z"/>
          <w:b/>
        </w:rPr>
      </w:pPr>
    </w:p>
    <w:p w14:paraId="244447CB" w14:textId="77777777" w:rsidR="00AA2EDF" w:rsidRPr="00C165B5" w:rsidRDefault="00AA2EDF" w:rsidP="00EC6143">
      <w:pPr>
        <w:jc w:val="both"/>
        <w:rPr>
          <w:b/>
        </w:rPr>
      </w:pPr>
    </w:p>
    <w:p w14:paraId="270CDD89" w14:textId="58273F04" w:rsidR="00C165B5" w:rsidRDefault="00C165B5">
      <w:pPr>
        <w:pStyle w:val="ListParagraph"/>
        <w:numPr>
          <w:ilvl w:val="0"/>
          <w:numId w:val="1"/>
        </w:numPr>
        <w:jc w:val="both"/>
        <w:rPr>
          <w:ins w:id="43" w:author="AaronRaymond Buthelo" w:date="2018-04-29T00:16:00Z"/>
          <w:b/>
          <w:bCs/>
        </w:rPr>
      </w:pPr>
      <w:r w:rsidRPr="00124ED1">
        <w:rPr>
          <w:b/>
          <w:bCs/>
        </w:rPr>
        <w:lastRenderedPageBreak/>
        <w:t>Background</w:t>
      </w:r>
    </w:p>
    <w:p w14:paraId="74A966C6" w14:textId="21D8B078" w:rsidR="00AA2EDF" w:rsidRDefault="00AA2EDF" w:rsidP="00AA2EDF">
      <w:pPr>
        <w:pStyle w:val="ListParagraph"/>
        <w:ind w:left="360"/>
        <w:jc w:val="both"/>
        <w:rPr>
          <w:ins w:id="44" w:author="AaronRaymond Buthelo" w:date="2018-04-29T00:16:00Z"/>
          <w:b/>
          <w:bCs/>
        </w:rPr>
      </w:pPr>
    </w:p>
    <w:p w14:paraId="39DD355D" w14:textId="1547443D" w:rsidR="00AA2EDF" w:rsidRDefault="00AA2EDF">
      <w:pPr>
        <w:shd w:val="clear" w:color="auto" w:fill="FAFAFA"/>
        <w:spacing w:after="165"/>
        <w:jc w:val="both"/>
        <w:rPr>
          <w:ins w:id="45" w:author="AaronRaymond Buthelo" w:date="2018-04-29T00:17:00Z"/>
        </w:rPr>
        <w:pPrChange w:id="46" w:author="Solimine, Jaclyn V" w:date="2018-04-29T14:21:00Z">
          <w:pPr>
            <w:shd w:val="clear" w:color="auto" w:fill="FAFAFA"/>
            <w:spacing w:after="165"/>
          </w:pPr>
        </w:pPrChange>
      </w:pPr>
      <w:ins w:id="47" w:author="AaronRaymond Buthelo" w:date="2018-04-29T00:17:00Z">
        <w:r w:rsidRPr="00785457">
          <w:t>The welfare of our society is maintained by providing high-quality education. The potential to predict a student's performance is very important in educational environment. There are various factors responsible for a student's performance. Factors can be personal, social or psychological. Data Mining technique</w:t>
        </w:r>
      </w:ins>
      <w:ins w:id="48" w:author="Solimine, Jaclyn V" w:date="2018-04-29T13:45:00Z">
        <w:r w:rsidR="00124ED1">
          <w:t>s</w:t>
        </w:r>
      </w:ins>
      <w:ins w:id="49" w:author="AaronRaymond Buthelo" w:date="2018-04-29T00:17:00Z">
        <w:r w:rsidRPr="00785457">
          <w:t xml:space="preserve"> </w:t>
        </w:r>
      </w:ins>
      <w:ins w:id="50" w:author="Solimine, Jaclyn V" w:date="2018-04-29T13:45:00Z">
        <w:r w:rsidR="00124ED1">
          <w:t>were</w:t>
        </w:r>
      </w:ins>
      <w:ins w:id="51" w:author="AaronRaymond Buthelo" w:date="2018-04-29T00:17:00Z">
        <w:del w:id="52" w:author="Solimine, Jaclyn V" w:date="2018-04-29T13:45:00Z">
          <w:r w:rsidRPr="00785457" w:rsidDel="00124ED1">
            <w:delText>is</w:delText>
          </w:r>
        </w:del>
        <w:r w:rsidRPr="00785457">
          <w:t xml:space="preserve"> used to attain this objective. The main function of data mining is to apply various methods and algorithms to discover and extract new pattern from the stored data. Educational Data Mining is applied on data related to education using techniques such as Decision trees, Naive Bayes, k-means and many others. </w:t>
        </w:r>
        <w:r>
          <w:t xml:space="preserve">[1] In earlier studies, </w:t>
        </w:r>
        <w:r w:rsidRPr="00A80B7E">
          <w:t xml:space="preserve">data mining methodologies </w:t>
        </w:r>
      </w:ins>
      <w:ins w:id="53" w:author="Solimine, Jaclyn V" w:date="2018-04-29T13:47:00Z">
        <w:r w:rsidR="001D0572">
          <w:t>we</w:t>
        </w:r>
      </w:ins>
      <w:ins w:id="54" w:author="AaronRaymond Buthelo" w:date="2018-04-29T00:17:00Z">
        <w:del w:id="55" w:author="Solimine, Jaclyn V" w:date="2018-04-29T13:47:00Z">
          <w:r w:rsidDel="001D0572">
            <w:delText>a</w:delText>
          </w:r>
        </w:del>
        <w:r>
          <w:t>re used to</w:t>
        </w:r>
        <w:r w:rsidRPr="00A80B7E">
          <w:t xml:space="preserve"> classify students into clusters in order to enhance</w:t>
        </w:r>
      </w:ins>
      <w:ins w:id="56" w:author="Solimine, Jaclyn V" w:date="2018-04-29T13:46:00Z">
        <w:r w:rsidR="001D0572">
          <w:t xml:space="preserve"> the</w:t>
        </w:r>
      </w:ins>
      <w:ins w:id="57" w:author="AaronRaymond Buthelo" w:date="2018-04-29T00:17:00Z">
        <w:r w:rsidRPr="00A80B7E">
          <w:t xml:space="preserve"> teaching-learning process and thus the </w:t>
        </w:r>
      </w:ins>
      <w:ins w:id="58" w:author="Solimine, Jaclyn V" w:date="2018-04-29T13:46:00Z">
        <w:r w:rsidR="001D0572">
          <w:t>attempt to improve overall academic performance.</w:t>
        </w:r>
      </w:ins>
      <w:ins w:id="59" w:author="AaronRaymond Buthelo" w:date="2018-04-29T00:17:00Z">
        <w:del w:id="60" w:author="Solimine, Jaclyn V" w:date="2018-04-29T13:46:00Z">
          <w:r w:rsidRPr="00A80B7E" w:rsidDel="001D0572">
            <w:delText>whole education process</w:delText>
          </w:r>
        </w:del>
      </w:ins>
      <w:ins w:id="61" w:author="Solimine, Jaclyn V" w:date="2018-04-29T13:47:00Z">
        <w:r w:rsidR="001D0572">
          <w:t xml:space="preserve"> </w:t>
        </w:r>
      </w:ins>
      <w:ins w:id="62" w:author="AaronRaymond Buthelo" w:date="2018-04-29T00:17:00Z">
        <w:del w:id="63" w:author="Solimine, Jaclyn V" w:date="2018-04-29T13:47:00Z">
          <w:r w:rsidRPr="00A80B7E" w:rsidDel="001D0572">
            <w:delText xml:space="preserve">. </w:delText>
          </w:r>
        </w:del>
        <w:r w:rsidRPr="00A80B7E">
          <w:t xml:space="preserve">In </w:t>
        </w:r>
      </w:ins>
      <w:ins w:id="64" w:author="Solimine, Jaclyn V" w:date="2018-04-29T13:48:00Z">
        <w:r w:rsidR="001D0572">
          <w:t xml:space="preserve">one </w:t>
        </w:r>
      </w:ins>
      <w:ins w:id="65" w:author="AaronRaymond Buthelo" w:date="2018-04-29T00:17:00Z">
        <w:del w:id="66" w:author="Solimine, Jaclyn V" w:date="2018-04-29T13:48:00Z">
          <w:r w:rsidDel="001D0572">
            <w:delText>some</w:delText>
          </w:r>
          <w:r w:rsidRPr="00A80B7E" w:rsidDel="001D0572">
            <w:delText xml:space="preserve"> </w:delText>
          </w:r>
        </w:del>
        <w:r w:rsidRPr="00A80B7E">
          <w:t>research</w:t>
        </w:r>
      </w:ins>
      <w:ins w:id="67" w:author="Solimine, Jaclyn V" w:date="2018-04-29T13:48:00Z">
        <w:r w:rsidR="001D0572">
          <w:t xml:space="preserve"> study,</w:t>
        </w:r>
      </w:ins>
      <w:ins w:id="68" w:author="AaronRaymond Buthelo" w:date="2018-04-29T00:17:00Z">
        <w:del w:id="69" w:author="Solimine, Jaclyn V" w:date="2018-04-29T13:48:00Z">
          <w:r w:rsidDel="001D0572">
            <w:delText>es</w:delText>
          </w:r>
        </w:del>
        <w:r w:rsidRPr="00A80B7E">
          <w:t xml:space="preserve"> </w:t>
        </w:r>
        <w:del w:id="70" w:author="Solimine, Jaclyn V" w:date="2018-04-29T13:47:00Z">
          <w:r w:rsidDel="001D0572">
            <w:delText>they</w:delText>
          </w:r>
          <w:r w:rsidRPr="00A80B7E" w:rsidDel="001D0572">
            <w:delText xml:space="preserve"> have used </w:delText>
          </w:r>
        </w:del>
        <w:r w:rsidRPr="00A80B7E">
          <w:t>the k-means algorithm</w:t>
        </w:r>
      </w:ins>
      <w:ins w:id="71" w:author="Solimine, Jaclyn V" w:date="2018-04-29T13:47:00Z">
        <w:r w:rsidR="001D0572">
          <w:t xml:space="preserve"> was used  </w:t>
        </w:r>
      </w:ins>
      <w:ins w:id="72" w:author="Solimine, Jaclyn V" w:date="2018-04-29T13:49:00Z">
        <w:r w:rsidR="001D0572">
          <w:t xml:space="preserve">as a clustering technique </w:t>
        </w:r>
      </w:ins>
      <w:ins w:id="73" w:author="AaronRaymond Buthelo" w:date="2018-04-29T00:17:00Z">
        <w:del w:id="74" w:author="Solimine, Jaclyn V" w:date="2018-04-29T13:48:00Z">
          <w:r w:rsidRPr="00A80B7E" w:rsidDel="001D0572">
            <w:delText xml:space="preserve"> </w:delText>
          </w:r>
        </w:del>
        <w:r w:rsidRPr="00A80B7E">
          <w:t>to cl</w:t>
        </w:r>
      </w:ins>
      <w:ins w:id="75" w:author="Solimine, Jaclyn V" w:date="2018-04-29T13:49:00Z">
        <w:r w:rsidR="001D0572">
          <w:t>assify</w:t>
        </w:r>
      </w:ins>
      <w:ins w:id="76" w:author="AaronRaymond Buthelo" w:date="2018-04-29T00:17:00Z">
        <w:del w:id="77" w:author="Solimine, Jaclyn V" w:date="2018-04-29T13:49:00Z">
          <w:r w:rsidRPr="00A80B7E" w:rsidDel="001D0572">
            <w:delText>uster</w:delText>
          </w:r>
        </w:del>
        <w:r w:rsidRPr="00A80B7E">
          <w:t xml:space="preserve"> students</w:t>
        </w:r>
      </w:ins>
      <w:ins w:id="78" w:author="Solimine, Jaclyn V" w:date="2018-04-29T13:49:00Z">
        <w:r w:rsidR="001D0572">
          <w:t xml:space="preserve"> according to their academic performance</w:t>
        </w:r>
      </w:ins>
      <w:ins w:id="79" w:author="AaronRaymond Buthelo" w:date="2018-04-29T00:17:00Z">
        <w:r w:rsidRPr="00A80B7E">
          <w:t>. Based on the clusters produced</w:t>
        </w:r>
      </w:ins>
      <w:ins w:id="80" w:author="Solimine, Jaclyn V" w:date="2018-04-29T13:49:00Z">
        <w:r w:rsidR="001D0572">
          <w:t>,</w:t>
        </w:r>
      </w:ins>
      <w:ins w:id="81" w:author="AaronRaymond Buthelo" w:date="2018-04-29T00:17:00Z">
        <w:r w:rsidRPr="00A80B7E">
          <w:t xml:space="preserve"> the teachers </w:t>
        </w:r>
      </w:ins>
      <w:ins w:id="82" w:author="Solimine, Jaclyn V" w:date="2018-04-29T13:50:00Z">
        <w:r w:rsidR="001D0572">
          <w:t xml:space="preserve">were able to </w:t>
        </w:r>
      </w:ins>
      <w:ins w:id="83" w:author="AaronRaymond Buthelo" w:date="2018-04-29T00:17:00Z">
        <w:del w:id="84" w:author="Solimine, Jaclyn V" w:date="2018-04-29T13:50:00Z">
          <w:r w:rsidRPr="00A80B7E" w:rsidDel="001D0572">
            <w:delText xml:space="preserve">can </w:delText>
          </w:r>
        </w:del>
        <w:r w:rsidRPr="00A80B7E">
          <w:t xml:space="preserve">segregate students and </w:t>
        </w:r>
      </w:ins>
      <w:ins w:id="85" w:author="Solimine, Jaclyn V" w:date="2018-04-29T13:50:00Z">
        <w:r w:rsidR="001D0572">
          <w:t xml:space="preserve">aim </w:t>
        </w:r>
      </w:ins>
      <w:ins w:id="86" w:author="AaronRaymond Buthelo" w:date="2018-04-29T00:17:00Z">
        <w:r w:rsidRPr="00A80B7E">
          <w:t>his/her attention towards th</w:t>
        </w:r>
      </w:ins>
      <w:ins w:id="87" w:author="Solimine, Jaclyn V" w:date="2018-04-29T13:50:00Z">
        <w:r w:rsidR="001D0572">
          <w:t>ose predicted to under-perform in order</w:t>
        </w:r>
      </w:ins>
      <w:ins w:id="88" w:author="AaronRaymond Buthelo" w:date="2018-04-29T00:17:00Z">
        <w:del w:id="89" w:author="Solimine, Jaclyn V" w:date="2018-04-29T13:50:00Z">
          <w:r w:rsidRPr="00A80B7E" w:rsidDel="001D0572">
            <w:delText>em</w:delText>
          </w:r>
        </w:del>
        <w:r w:rsidRPr="00A80B7E">
          <w:t xml:space="preserve"> to improve their performance</w:t>
        </w:r>
      </w:ins>
      <w:ins w:id="90" w:author="Solimine, Jaclyn V" w:date="2018-04-29T13:50:00Z">
        <w:r w:rsidR="001D0572">
          <w:t xml:space="preserve"> </w:t>
        </w:r>
      </w:ins>
      <w:ins w:id="91" w:author="AaronRaymond Buthelo" w:date="2018-04-29T00:17:00Z">
        <w:del w:id="92" w:author="Solimine, Jaclyn V" w:date="2018-04-29T13:50:00Z">
          <w:r w:rsidRPr="00A80B7E" w:rsidDel="001D0572">
            <w:delText>.</w:delText>
          </w:r>
          <w:r w:rsidDel="001D0572">
            <w:delText xml:space="preserve"> </w:delText>
          </w:r>
        </w:del>
        <w:r>
          <w:t>[1]</w:t>
        </w:r>
      </w:ins>
      <w:ins w:id="93" w:author="Solimine, Jaclyn V" w:date="2018-04-29T13:50:00Z">
        <w:r w:rsidR="001D0572">
          <w:t xml:space="preserve">. </w:t>
        </w:r>
      </w:ins>
    </w:p>
    <w:p w14:paraId="7655048D" w14:textId="2CE08105" w:rsidR="00AA2EDF" w:rsidRDefault="00AA2EDF">
      <w:pPr>
        <w:shd w:val="clear" w:color="auto" w:fill="FAFAFA"/>
        <w:spacing w:after="165"/>
        <w:jc w:val="both"/>
        <w:rPr>
          <w:ins w:id="94" w:author="AaronRaymond Buthelo" w:date="2018-04-29T00:17:00Z"/>
        </w:rPr>
        <w:pPrChange w:id="95" w:author="Solimine, Jaclyn V" w:date="2018-04-29T14:21:00Z">
          <w:pPr>
            <w:shd w:val="clear" w:color="auto" w:fill="FAFAFA"/>
            <w:spacing w:after="165"/>
          </w:pPr>
        </w:pPrChange>
      </w:pPr>
      <w:ins w:id="96" w:author="AaronRaymond Buthelo" w:date="2018-04-29T00:17:00Z">
        <w:r>
          <w:t>In another study</w:t>
        </w:r>
      </w:ins>
      <w:ins w:id="97" w:author="Solimine, Jaclyn V" w:date="2018-04-29T13:52:00Z">
        <w:r w:rsidR="00F81AF5">
          <w:t>, a</w:t>
        </w:r>
      </w:ins>
      <w:ins w:id="98" w:author="AaronRaymond Buthelo" w:date="2018-04-29T00:17:00Z">
        <w:r>
          <w:t xml:space="preserve"> </w:t>
        </w:r>
        <w:r w:rsidRPr="00D05D14">
          <w:t xml:space="preserve">Multilayer Perceptron (MLP) based prediction application </w:t>
        </w:r>
      </w:ins>
      <w:ins w:id="99" w:author="Solimine, Jaclyn V" w:date="2018-04-29T13:52:00Z">
        <w:r w:rsidR="00F81AF5">
          <w:t>was</w:t>
        </w:r>
      </w:ins>
      <w:ins w:id="100" w:author="AaronRaymond Buthelo" w:date="2018-04-29T00:17:00Z">
        <w:del w:id="101" w:author="Solimine, Jaclyn V" w:date="2018-04-29T13:52:00Z">
          <w:r w:rsidRPr="00D05D14" w:rsidDel="00F81AF5">
            <w:delText>is</w:delText>
          </w:r>
        </w:del>
        <w:r w:rsidRPr="00D05D14">
          <w:t xml:space="preserve"> proposed to predict the </w:t>
        </w:r>
      </w:ins>
      <w:ins w:id="102" w:author="Solimine, Jaclyn V" w:date="2018-04-29T13:53:00Z">
        <w:r w:rsidR="00F81AF5">
          <w:t>g</w:t>
        </w:r>
      </w:ins>
      <w:ins w:id="103" w:author="AaronRaymond Buthelo" w:date="2018-04-29T00:17:00Z">
        <w:del w:id="104" w:author="Solimine, Jaclyn V" w:date="2018-04-29T13:53:00Z">
          <w:r w:rsidRPr="00D05D14" w:rsidDel="00F81AF5">
            <w:delText>G</w:delText>
          </w:r>
        </w:del>
        <w:r w:rsidRPr="00D05D14">
          <w:t xml:space="preserve">rade </w:t>
        </w:r>
      </w:ins>
      <w:ins w:id="105" w:author="Solimine, Jaclyn V" w:date="2018-04-29T13:53:00Z">
        <w:r w:rsidR="00F81AF5">
          <w:t>p</w:t>
        </w:r>
      </w:ins>
      <w:ins w:id="106" w:author="AaronRaymond Buthelo" w:date="2018-04-29T00:17:00Z">
        <w:del w:id="107" w:author="Solimine, Jaclyn V" w:date="2018-04-29T13:53:00Z">
          <w:r w:rsidRPr="00D05D14" w:rsidDel="00F81AF5">
            <w:delText>P</w:delText>
          </w:r>
        </w:del>
        <w:r w:rsidRPr="00D05D14">
          <w:t xml:space="preserve">oint </w:t>
        </w:r>
      </w:ins>
      <w:ins w:id="108" w:author="Solimine, Jaclyn V" w:date="2018-04-29T13:53:00Z">
        <w:r w:rsidR="00F81AF5">
          <w:t>a</w:t>
        </w:r>
      </w:ins>
      <w:ins w:id="109" w:author="AaronRaymond Buthelo" w:date="2018-04-29T00:17:00Z">
        <w:del w:id="110" w:author="Solimine, Jaclyn V" w:date="2018-04-29T13:53:00Z">
          <w:r w:rsidRPr="00D05D14" w:rsidDel="00F81AF5">
            <w:delText>A</w:delText>
          </w:r>
        </w:del>
        <w:r w:rsidRPr="00D05D14">
          <w:t>verage (GPA) of</w:t>
        </w:r>
        <w:del w:id="111" w:author="Solimine, Jaclyn V" w:date="2018-04-29T13:52:00Z">
          <w:r w:rsidRPr="00D05D14" w:rsidDel="00F81AF5">
            <w:delText xml:space="preserve"> the</w:delText>
          </w:r>
        </w:del>
        <w:r w:rsidRPr="00D05D14">
          <w:t xml:space="preserve"> </w:t>
        </w:r>
      </w:ins>
      <w:ins w:id="112" w:author="Solimine, Jaclyn V" w:date="2018-04-29T13:52:00Z">
        <w:r w:rsidR="00F81AF5">
          <w:t>u</w:t>
        </w:r>
      </w:ins>
      <w:ins w:id="113" w:author="AaronRaymond Buthelo" w:date="2018-04-29T00:17:00Z">
        <w:del w:id="114" w:author="Solimine, Jaclyn V" w:date="2018-04-29T13:52:00Z">
          <w:r w:rsidRPr="00D05D14" w:rsidDel="00F81AF5">
            <w:delText>U</w:delText>
          </w:r>
        </w:del>
        <w:r w:rsidRPr="00D05D14">
          <w:t>ndergraduate students</w:t>
        </w:r>
      </w:ins>
      <w:ins w:id="115" w:author="Solimine, Jaclyn V" w:date="2018-04-29T13:54:00Z">
        <w:r w:rsidR="00F81AF5">
          <w:t xml:space="preserve"> using a</w:t>
        </w:r>
      </w:ins>
      <w:ins w:id="116" w:author="AaronRaymond Buthelo" w:date="2018-04-29T00:17:00Z">
        <w:del w:id="117" w:author="Solimine, Jaclyn V" w:date="2018-04-29T13:54:00Z">
          <w:r w:rsidRPr="00D05D14" w:rsidDel="00F81AF5">
            <w:delText xml:space="preserve"> by </w:delText>
          </w:r>
        </w:del>
        <w:del w:id="118" w:author="Solimine, Jaclyn V" w:date="2018-04-29T13:52:00Z">
          <w:r w:rsidRPr="00D05D14" w:rsidDel="00F81AF5">
            <w:delText>the make</w:delText>
          </w:r>
        </w:del>
        <w:del w:id="119" w:author="Solimine, Jaclyn V" w:date="2018-04-29T13:54:00Z">
          <w:r w:rsidRPr="00D05D14" w:rsidDel="00F81AF5">
            <w:delText xml:space="preserve"> use</w:delText>
          </w:r>
        </w:del>
      </w:ins>
      <w:ins w:id="120" w:author="Solimine, Jaclyn V" w:date="2018-04-29T13:54:00Z">
        <w:r w:rsidR="00F81AF5">
          <w:t xml:space="preserve"> feature set containing </w:t>
        </w:r>
      </w:ins>
      <w:ins w:id="121" w:author="AaronRaymond Buthelo" w:date="2018-04-29T00:17:00Z">
        <w:del w:id="122" w:author="Solimine, Jaclyn V" w:date="2018-04-29T13:54:00Z">
          <w:r w:rsidRPr="00D05D14" w:rsidDel="00F81AF5">
            <w:delText xml:space="preserve"> of</w:delText>
          </w:r>
        </w:del>
        <w:r w:rsidRPr="00D05D14">
          <w:t xml:space="preserve"> student</w:t>
        </w:r>
      </w:ins>
      <w:ins w:id="123" w:author="Solimine, Jaclyn V" w:date="2018-04-29T13:55:00Z">
        <w:r w:rsidR="00F81AF5">
          <w:t>s’</w:t>
        </w:r>
      </w:ins>
      <w:ins w:id="124" w:author="AaronRaymond Buthelo" w:date="2018-04-29T00:17:00Z">
        <w:del w:id="125" w:author="Solimine, Jaclyn V" w:date="2018-04-29T13:55:00Z">
          <w:r w:rsidRPr="00D05D14" w:rsidDel="00F81AF5">
            <w:delText>'s</w:delText>
          </w:r>
        </w:del>
        <w:r w:rsidRPr="00D05D14">
          <w:t xml:space="preserve"> </w:t>
        </w:r>
      </w:ins>
      <w:ins w:id="126" w:author="Solimine, Jaclyn V" w:date="2018-04-29T13:52:00Z">
        <w:r w:rsidR="00F81AF5">
          <w:t>p</w:t>
        </w:r>
      </w:ins>
      <w:ins w:id="127" w:author="AaronRaymond Buthelo" w:date="2018-04-29T00:17:00Z">
        <w:del w:id="128" w:author="Solimine, Jaclyn V" w:date="2018-04-29T13:52:00Z">
          <w:r w:rsidRPr="00D05D14" w:rsidDel="00F81AF5">
            <w:delText>P</w:delText>
          </w:r>
        </w:del>
        <w:r w:rsidRPr="00D05D14">
          <w:t xml:space="preserve">revious </w:t>
        </w:r>
      </w:ins>
      <w:ins w:id="129" w:author="Solimine, Jaclyn V" w:date="2018-04-29T13:52:00Z">
        <w:r w:rsidR="00F81AF5">
          <w:t>a</w:t>
        </w:r>
      </w:ins>
      <w:ins w:id="130" w:author="AaronRaymond Buthelo" w:date="2018-04-29T00:17:00Z">
        <w:del w:id="131" w:author="Solimine, Jaclyn V" w:date="2018-04-29T13:52:00Z">
          <w:r w:rsidRPr="00D05D14" w:rsidDel="00F81AF5">
            <w:delText>A</w:delText>
          </w:r>
        </w:del>
        <w:r w:rsidRPr="00D05D14">
          <w:t xml:space="preserve">cademic </w:t>
        </w:r>
      </w:ins>
      <w:ins w:id="132" w:author="Solimine, Jaclyn V" w:date="2018-04-29T13:52:00Z">
        <w:r w:rsidR="00F81AF5">
          <w:t>h</w:t>
        </w:r>
      </w:ins>
      <w:ins w:id="133" w:author="AaronRaymond Buthelo" w:date="2018-04-29T00:17:00Z">
        <w:del w:id="134" w:author="Solimine, Jaclyn V" w:date="2018-04-29T13:52:00Z">
          <w:r w:rsidRPr="00D05D14" w:rsidDel="00F81AF5">
            <w:delText>H</w:delText>
          </w:r>
        </w:del>
        <w:r w:rsidRPr="00D05D14">
          <w:t xml:space="preserve">istory, </w:t>
        </w:r>
      </w:ins>
      <w:ins w:id="135" w:author="Solimine, Jaclyn V" w:date="2018-04-29T13:54:00Z">
        <w:r w:rsidR="00F81AF5">
          <w:t>r</w:t>
        </w:r>
      </w:ins>
      <w:ins w:id="136" w:author="AaronRaymond Buthelo" w:date="2018-04-29T00:17:00Z">
        <w:del w:id="137" w:author="Solimine, Jaclyn V" w:date="2018-04-29T13:54:00Z">
          <w:r w:rsidRPr="00D05D14" w:rsidDel="00F81AF5">
            <w:delText>R</w:delText>
          </w:r>
        </w:del>
        <w:r w:rsidRPr="00D05D14">
          <w:t xml:space="preserve">egularity, </w:t>
        </w:r>
      </w:ins>
      <w:ins w:id="138" w:author="Solimine, Jaclyn V" w:date="2018-04-29T13:53:00Z">
        <w:r w:rsidR="00F81AF5">
          <w:t>n</w:t>
        </w:r>
      </w:ins>
      <w:ins w:id="139" w:author="AaronRaymond Buthelo" w:date="2018-04-29T00:17:00Z">
        <w:del w:id="140" w:author="Solimine, Jaclyn V" w:date="2018-04-29T13:53:00Z">
          <w:r w:rsidRPr="00D05D14" w:rsidDel="00F81AF5">
            <w:delText>N</w:delText>
          </w:r>
        </w:del>
        <w:r w:rsidRPr="00D05D14">
          <w:t xml:space="preserve">o. of </w:t>
        </w:r>
      </w:ins>
      <w:ins w:id="141" w:author="Solimine, Jaclyn V" w:date="2018-04-29T13:53:00Z">
        <w:r w:rsidR="00F81AF5">
          <w:t>b</w:t>
        </w:r>
      </w:ins>
      <w:ins w:id="142" w:author="AaronRaymond Buthelo" w:date="2018-04-29T00:17:00Z">
        <w:del w:id="143" w:author="Solimine, Jaclyn V" w:date="2018-04-29T13:53:00Z">
          <w:r w:rsidRPr="00D05D14" w:rsidDel="00F81AF5">
            <w:delText>B</w:delText>
          </w:r>
        </w:del>
        <w:r w:rsidRPr="00D05D14">
          <w:t xml:space="preserve">acklogs, </w:t>
        </w:r>
      </w:ins>
      <w:ins w:id="144" w:author="Solimine, Jaclyn V" w:date="2018-04-29T13:53:00Z">
        <w:r w:rsidR="00F81AF5">
          <w:t>d</w:t>
        </w:r>
      </w:ins>
      <w:ins w:id="145" w:author="AaronRaymond Buthelo" w:date="2018-04-29T00:17:00Z">
        <w:del w:id="146" w:author="Solimine, Jaclyn V" w:date="2018-04-29T13:53:00Z">
          <w:r w:rsidRPr="00D05D14" w:rsidDel="00F81AF5">
            <w:delText>D</w:delText>
          </w:r>
        </w:del>
        <w:r w:rsidRPr="00D05D14">
          <w:t xml:space="preserve">egree of </w:t>
        </w:r>
      </w:ins>
      <w:ins w:id="147" w:author="Solimine, Jaclyn V" w:date="2018-04-29T13:53:00Z">
        <w:r w:rsidR="00F81AF5">
          <w:t>i</w:t>
        </w:r>
      </w:ins>
      <w:ins w:id="148" w:author="AaronRaymond Buthelo" w:date="2018-04-29T00:17:00Z">
        <w:del w:id="149" w:author="Solimine, Jaclyn V" w:date="2018-04-29T13:53:00Z">
          <w:r w:rsidRPr="00D05D14" w:rsidDel="00F81AF5">
            <w:delText>I</w:delText>
          </w:r>
        </w:del>
        <w:r w:rsidRPr="00D05D14">
          <w:t xml:space="preserve">ntelligence, </w:t>
        </w:r>
      </w:ins>
      <w:ins w:id="150" w:author="Solimine, Jaclyn V" w:date="2018-04-29T13:53:00Z">
        <w:r w:rsidR="00F81AF5">
          <w:t>w</w:t>
        </w:r>
      </w:ins>
      <w:ins w:id="151" w:author="AaronRaymond Buthelo" w:date="2018-04-29T00:17:00Z">
        <w:del w:id="152" w:author="Solimine, Jaclyn V" w:date="2018-04-29T13:53:00Z">
          <w:r w:rsidRPr="00D05D14" w:rsidDel="00F81AF5">
            <w:delText>W</w:delText>
          </w:r>
        </w:del>
        <w:r w:rsidRPr="00D05D14">
          <w:t xml:space="preserve">orking </w:t>
        </w:r>
      </w:ins>
      <w:ins w:id="153" w:author="Solimine, Jaclyn V" w:date="2018-04-29T13:53:00Z">
        <w:r w:rsidR="00F81AF5">
          <w:t>n</w:t>
        </w:r>
      </w:ins>
      <w:ins w:id="154" w:author="AaronRaymond Buthelo" w:date="2018-04-29T00:17:00Z">
        <w:del w:id="155" w:author="Solimine, Jaclyn V" w:date="2018-04-29T13:53:00Z">
          <w:r w:rsidRPr="00D05D14" w:rsidDel="00F81AF5">
            <w:delText>N</w:delText>
          </w:r>
        </w:del>
        <w:r w:rsidRPr="00D05D14">
          <w:t xml:space="preserve">ature, </w:t>
        </w:r>
      </w:ins>
      <w:ins w:id="156" w:author="Solimine, Jaclyn V" w:date="2018-04-29T13:53:00Z">
        <w:r w:rsidR="00F81AF5">
          <w:t>d</w:t>
        </w:r>
      </w:ins>
      <w:ins w:id="157" w:author="AaronRaymond Buthelo" w:date="2018-04-29T00:17:00Z">
        <w:del w:id="158" w:author="Solimine, Jaclyn V" w:date="2018-04-29T13:53:00Z">
          <w:r w:rsidRPr="00D05D14" w:rsidDel="00F81AF5">
            <w:delText>D</w:delText>
          </w:r>
        </w:del>
        <w:r w:rsidRPr="00D05D14">
          <w:t xml:space="preserve">iscipline, </w:t>
        </w:r>
      </w:ins>
      <w:ins w:id="159" w:author="Solimine, Jaclyn V" w:date="2018-04-29T13:53:00Z">
        <w:r w:rsidR="00F81AF5">
          <w:t>s</w:t>
        </w:r>
      </w:ins>
      <w:ins w:id="160" w:author="AaronRaymond Buthelo" w:date="2018-04-29T00:17:00Z">
        <w:del w:id="161" w:author="Solimine, Jaclyn V" w:date="2018-04-29T13:53:00Z">
          <w:r w:rsidRPr="00D05D14" w:rsidDel="00F81AF5">
            <w:delText>S</w:delText>
          </w:r>
        </w:del>
        <w:r w:rsidRPr="00D05D14">
          <w:t xml:space="preserve">ocial </w:t>
        </w:r>
      </w:ins>
      <w:ins w:id="162" w:author="Solimine, Jaclyn V" w:date="2018-04-29T13:53:00Z">
        <w:r w:rsidR="00F81AF5">
          <w:t>ac</w:t>
        </w:r>
      </w:ins>
      <w:ins w:id="163" w:author="AaronRaymond Buthelo" w:date="2018-04-29T00:17:00Z">
        <w:del w:id="164" w:author="Solimine, Jaclyn V" w:date="2018-04-29T13:53:00Z">
          <w:r w:rsidRPr="00D05D14" w:rsidDel="00F81AF5">
            <w:delText>Ac</w:delText>
          </w:r>
        </w:del>
        <w:r w:rsidRPr="00D05D14">
          <w:t xml:space="preserve">tivities and </w:t>
        </w:r>
      </w:ins>
      <w:ins w:id="165" w:author="Solimine, Jaclyn V" w:date="2018-04-29T13:54:00Z">
        <w:r w:rsidR="00F81AF5">
          <w:t>g</w:t>
        </w:r>
      </w:ins>
      <w:ins w:id="166" w:author="AaronRaymond Buthelo" w:date="2018-04-29T00:17:00Z">
        <w:del w:id="167" w:author="Solimine, Jaclyn V" w:date="2018-04-29T13:54:00Z">
          <w:r w:rsidRPr="00D05D14" w:rsidDel="00F81AF5">
            <w:delText>G</w:delText>
          </w:r>
        </w:del>
        <w:r w:rsidRPr="00D05D14">
          <w:t>rade</w:t>
        </w:r>
      </w:ins>
      <w:ins w:id="168" w:author="Solimine, Jaclyn V" w:date="2018-04-29T13:54:00Z">
        <w:r w:rsidR="00F81AF5">
          <w:t>s</w:t>
        </w:r>
      </w:ins>
      <w:ins w:id="169" w:author="AaronRaymond Buthelo" w:date="2018-04-29T00:17:00Z">
        <w:r w:rsidRPr="00D05D14">
          <w:t xml:space="preserve">. With this application it </w:t>
        </w:r>
      </w:ins>
      <w:ins w:id="170" w:author="Solimine, Jaclyn V" w:date="2018-04-29T13:55:00Z">
        <w:r w:rsidR="00F81AF5">
          <w:t xml:space="preserve">was </w:t>
        </w:r>
      </w:ins>
      <w:ins w:id="171" w:author="AaronRaymond Buthelo" w:date="2018-04-29T00:17:00Z">
        <w:del w:id="172" w:author="Solimine, Jaclyn V" w:date="2018-04-29T13:55:00Z">
          <w:r w:rsidRPr="00D05D14" w:rsidDel="00F81AF5">
            <w:delText xml:space="preserve">is </w:delText>
          </w:r>
        </w:del>
        <w:r w:rsidRPr="00D05D14">
          <w:t xml:space="preserve">possible to </w:t>
        </w:r>
      </w:ins>
      <w:ins w:id="173" w:author="Solimine, Jaclyn V" w:date="2018-04-29T13:55:00Z">
        <w:r w:rsidR="00F81AF5">
          <w:t xml:space="preserve">use the students’ data to predict </w:t>
        </w:r>
      </w:ins>
      <w:ins w:id="174" w:author="AaronRaymond Buthelo" w:date="2018-04-29T00:17:00Z">
        <w:del w:id="175" w:author="Solimine, Jaclyn V" w:date="2018-04-29T13:55:00Z">
          <w:r w:rsidRPr="00D05D14" w:rsidDel="00F81AF5">
            <w:delText xml:space="preserve">predict the student's data that </w:delText>
          </w:r>
        </w:del>
        <w:r w:rsidRPr="00D05D14">
          <w:t xml:space="preserve">who </w:t>
        </w:r>
      </w:ins>
      <w:ins w:id="176" w:author="Solimine, Jaclyn V" w:date="2018-04-29T13:55:00Z">
        <w:r w:rsidR="00F81AF5">
          <w:t xml:space="preserve">was </w:t>
        </w:r>
      </w:ins>
      <w:ins w:id="177" w:author="AaronRaymond Buthelo" w:date="2018-04-29T00:17:00Z">
        <w:del w:id="178" w:author="Solimine, Jaclyn V" w:date="2018-04-29T13:55:00Z">
          <w:r w:rsidRPr="00D05D14" w:rsidDel="00F81AF5">
            <w:delText xml:space="preserve">are </w:delText>
          </w:r>
        </w:del>
        <w:r w:rsidRPr="00D05D14">
          <w:t>at risk</w:t>
        </w:r>
      </w:ins>
      <w:ins w:id="179" w:author="Solimine, Jaclyn V" w:date="2018-04-29T13:55:00Z">
        <w:r w:rsidR="00F81AF5">
          <w:t xml:space="preserve"> of failure</w:t>
        </w:r>
      </w:ins>
      <w:ins w:id="180" w:author="AaronRaymond Buthelo" w:date="2018-04-29T00:17:00Z">
        <w:r w:rsidRPr="00D05D14">
          <w:t xml:space="preserve">, and some proactive measures like extra classes &amp; supporting material </w:t>
        </w:r>
      </w:ins>
      <w:ins w:id="181" w:author="Solimine, Jaclyn V" w:date="2018-04-29T13:56:00Z">
        <w:r w:rsidR="00F81AF5">
          <w:t>we</w:t>
        </w:r>
      </w:ins>
      <w:ins w:id="182" w:author="AaronRaymond Buthelo" w:date="2018-04-29T00:17:00Z">
        <w:del w:id="183" w:author="Solimine, Jaclyn V" w:date="2018-04-29T13:56:00Z">
          <w:r w:rsidRPr="00D05D14" w:rsidDel="00F81AF5">
            <w:delText>a</w:delText>
          </w:r>
        </w:del>
        <w:r w:rsidRPr="00D05D14">
          <w:t xml:space="preserve">re offered to improve the academic progress of those students. To evaluate the performance of the proposed application, data </w:t>
        </w:r>
      </w:ins>
      <w:ins w:id="184" w:author="Solimine, Jaclyn V" w:date="2018-04-29T13:56:00Z">
        <w:r w:rsidR="00F81AF5">
          <w:t>w</w:t>
        </w:r>
      </w:ins>
      <w:ins w:id="185" w:author="AaronRaymond Buthelo" w:date="2018-04-29T00:17:00Z">
        <w:del w:id="186" w:author="Solimine, Jaclyn V" w:date="2018-04-29T13:56:00Z">
          <w:r w:rsidRPr="00D05D14" w:rsidDel="00F81AF5">
            <w:delText>h</w:delText>
          </w:r>
        </w:del>
        <w:r w:rsidRPr="00D05D14">
          <w:t>as recorded from 134 third</w:t>
        </w:r>
      </w:ins>
      <w:ins w:id="187" w:author="Solimine, Jaclyn V" w:date="2018-04-29T13:56:00Z">
        <w:r w:rsidR="00F81AF5">
          <w:t>-</w:t>
        </w:r>
      </w:ins>
      <w:ins w:id="188" w:author="AaronRaymond Buthelo" w:date="2018-04-29T00:17:00Z">
        <w:del w:id="189" w:author="Solimine, Jaclyn V" w:date="2018-04-29T13:56:00Z">
          <w:r w:rsidRPr="00D05D14" w:rsidDel="00F81AF5">
            <w:delText xml:space="preserve"> </w:delText>
          </w:r>
        </w:del>
      </w:ins>
      <w:ins w:id="190" w:author="Solimine, Jaclyn V" w:date="2018-04-29T13:56:00Z">
        <w:r w:rsidR="00F81AF5">
          <w:t>y</w:t>
        </w:r>
      </w:ins>
      <w:ins w:id="191" w:author="AaronRaymond Buthelo" w:date="2018-04-29T00:17:00Z">
        <w:del w:id="192" w:author="Solimine, Jaclyn V" w:date="2018-04-29T13:56:00Z">
          <w:r w:rsidRPr="00D05D14" w:rsidDel="00F81AF5">
            <w:delText>Y</w:delText>
          </w:r>
        </w:del>
        <w:r w:rsidRPr="00D05D14">
          <w:t xml:space="preserve">ear Computer Science Engineering Students </w:t>
        </w:r>
      </w:ins>
      <w:ins w:id="193" w:author="Solimine, Jaclyn V" w:date="2018-04-29T13:56:00Z">
        <w:r w:rsidR="00F81AF5">
          <w:t xml:space="preserve">at </w:t>
        </w:r>
      </w:ins>
      <w:ins w:id="194" w:author="AaronRaymond Buthelo" w:date="2018-04-29T00:17:00Z">
        <w:del w:id="195" w:author="Solimine, Jaclyn V" w:date="2018-04-29T13:56:00Z">
          <w:r w:rsidRPr="00D05D14" w:rsidDel="00F81AF5">
            <w:delText xml:space="preserve">of </w:delText>
          </w:r>
        </w:del>
        <w:proofErr w:type="spellStart"/>
        <w:r w:rsidRPr="00D05D14">
          <w:t>Vignan</w:t>
        </w:r>
        <w:proofErr w:type="spellEnd"/>
        <w:r w:rsidRPr="00D05D14">
          <w:t xml:space="preserve"> University</w:t>
        </w:r>
      </w:ins>
      <w:ins w:id="196" w:author="Solimine, Jaclyn V" w:date="2018-04-29T13:56:00Z">
        <w:r w:rsidR="00F81AF5">
          <w:t>. The model</w:t>
        </w:r>
      </w:ins>
      <w:ins w:id="197" w:author="AaronRaymond Buthelo" w:date="2018-04-29T00:17:00Z">
        <w:del w:id="198" w:author="Solimine, Jaclyn V" w:date="2018-04-29T13:56:00Z">
          <w:r w:rsidRPr="00D05D14" w:rsidDel="00F81AF5">
            <w:delText xml:space="preserve"> and</w:delText>
          </w:r>
        </w:del>
        <w:r w:rsidRPr="00D05D14">
          <w:t xml:space="preserve"> achieved 95.52% and 97.37% </w:t>
        </w:r>
        <w:del w:id="199" w:author="Solimine, Jaclyn V" w:date="2018-04-29T13:57:00Z">
          <w:r w:rsidRPr="00D05D14" w:rsidDel="00F81AF5">
            <w:delText xml:space="preserve">of </w:delText>
          </w:r>
        </w:del>
        <w:r w:rsidRPr="00D05D14">
          <w:t xml:space="preserve">prediction accuracy with RBF </w:t>
        </w:r>
        <w:r>
          <w:t xml:space="preserve">(Radical basic function) </w:t>
        </w:r>
        <w:r w:rsidRPr="00D05D14">
          <w:t>and MLP</w:t>
        </w:r>
      </w:ins>
      <w:ins w:id="200" w:author="Solimine, Jaclyn V" w:date="2018-04-29T13:57:00Z">
        <w:r w:rsidR="00F81AF5">
          <w:t>,</w:t>
        </w:r>
      </w:ins>
      <w:ins w:id="201" w:author="AaronRaymond Buthelo" w:date="2018-04-29T00:17:00Z">
        <w:r w:rsidRPr="00D05D14">
          <w:t xml:space="preserve"> respectively</w:t>
        </w:r>
        <w:r>
          <w:t>. [2]</w:t>
        </w:r>
      </w:ins>
    </w:p>
    <w:p w14:paraId="369C9846" w14:textId="25966E59" w:rsidR="00AA2EDF" w:rsidDel="00F81AF5" w:rsidRDefault="00AA2EDF">
      <w:pPr>
        <w:shd w:val="clear" w:color="auto" w:fill="FAFAFA"/>
        <w:spacing w:after="165"/>
        <w:jc w:val="both"/>
        <w:rPr>
          <w:ins w:id="202" w:author="AaronRaymond Buthelo" w:date="2018-04-29T00:17:00Z"/>
          <w:del w:id="203" w:author="Solimine, Jaclyn V" w:date="2018-04-29T14:01:00Z"/>
        </w:rPr>
        <w:pPrChange w:id="204" w:author="Solimine, Jaclyn V" w:date="2018-04-29T14:21:00Z">
          <w:pPr>
            <w:shd w:val="clear" w:color="auto" w:fill="FAFAFA"/>
            <w:spacing w:after="165"/>
          </w:pPr>
        </w:pPrChange>
      </w:pPr>
      <w:ins w:id="205" w:author="AaronRaymond Buthelo" w:date="2018-04-29T00:17:00Z">
        <w:r>
          <w:t xml:space="preserve">Another </w:t>
        </w:r>
        <w:r w:rsidRPr="00335871">
          <w:t>research</w:t>
        </w:r>
      </w:ins>
      <w:ins w:id="206" w:author="Solimine, Jaclyn V" w:date="2018-04-29T13:57:00Z">
        <w:r w:rsidR="00F81AF5">
          <w:t xml:space="preserve"> study a</w:t>
        </w:r>
      </w:ins>
      <w:ins w:id="207" w:author="AaronRaymond Buthelo" w:date="2018-04-29T00:17:00Z">
        <w:del w:id="208" w:author="Solimine, Jaclyn V" w:date="2018-04-29T13:57:00Z">
          <w:r w:rsidRPr="00335871" w:rsidDel="00F81AF5">
            <w:delText xml:space="preserve"> a</w:delText>
          </w:r>
        </w:del>
        <w:r w:rsidRPr="00335871">
          <w:t>im</w:t>
        </w:r>
      </w:ins>
      <w:ins w:id="209" w:author="Solimine, Jaclyn V" w:date="2018-04-29T13:57:00Z">
        <w:r w:rsidR="00F81AF5">
          <w:t xml:space="preserve">ed </w:t>
        </w:r>
      </w:ins>
      <w:ins w:id="210" w:author="AaronRaymond Buthelo" w:date="2018-04-29T00:17:00Z">
        <w:del w:id="211" w:author="Solimine, Jaclyn V" w:date="2018-04-29T13:57:00Z">
          <w:r w:rsidRPr="00335871" w:rsidDel="00F81AF5">
            <w:delText xml:space="preserve">s </w:delText>
          </w:r>
        </w:del>
        <w:r w:rsidRPr="00335871">
          <w:t>to develop a model for analysis of student behavior through e-Learning based on data mining technique</w:t>
        </w:r>
      </w:ins>
      <w:ins w:id="212" w:author="Solimine, Jaclyn V" w:date="2018-04-29T13:57:00Z">
        <w:r w:rsidR="00F81AF5">
          <w:t xml:space="preserve">s using data collected from </w:t>
        </w:r>
      </w:ins>
      <w:ins w:id="213" w:author="AaronRaymond Buthelo" w:date="2018-04-29T00:17:00Z">
        <w:del w:id="214" w:author="Solimine, Jaclyn V" w:date="2018-04-29T13:57:00Z">
          <w:r w:rsidRPr="00335871" w:rsidDel="00F81AF5">
            <w:delText xml:space="preserve"> in case of </w:delText>
          </w:r>
        </w:del>
        <w:proofErr w:type="spellStart"/>
        <w:r w:rsidRPr="00335871">
          <w:t>Suan</w:t>
        </w:r>
        <w:proofErr w:type="spellEnd"/>
        <w:r w:rsidRPr="00335871">
          <w:t xml:space="preserve"> </w:t>
        </w:r>
        <w:proofErr w:type="spellStart"/>
        <w:r w:rsidRPr="00335871">
          <w:t>Sunandha</w:t>
        </w:r>
        <w:proofErr w:type="spellEnd"/>
        <w:r w:rsidRPr="00335871">
          <w:t xml:space="preserve"> Rajabhat University. The student data set was composed of 5392 personal records and, to compare the </w:t>
        </w:r>
      </w:ins>
      <w:ins w:id="215" w:author="Solimine, Jaclyn V" w:date="2018-04-29T13:58:00Z">
        <w:r w:rsidR="00F81AF5">
          <w:t>accuracy</w:t>
        </w:r>
      </w:ins>
      <w:ins w:id="216" w:author="AaronRaymond Buthelo" w:date="2018-04-29T00:17:00Z">
        <w:del w:id="217" w:author="Solimine, Jaclyn V" w:date="2018-04-29T13:58:00Z">
          <w:r w:rsidRPr="00335871" w:rsidDel="00F81AF5">
            <w:delText>effective</w:delText>
          </w:r>
        </w:del>
        <w:r w:rsidRPr="00335871">
          <w:t xml:space="preserve"> of</w:t>
        </w:r>
      </w:ins>
      <w:ins w:id="218" w:author="Solimine, Jaclyn V" w:date="2018-04-29T13:58:00Z">
        <w:r w:rsidR="00F81AF5">
          <w:t xml:space="preserve"> different</w:t>
        </w:r>
      </w:ins>
      <w:ins w:id="219" w:author="AaronRaymond Buthelo" w:date="2018-04-29T00:17:00Z">
        <w:r w:rsidRPr="00335871">
          <w:t xml:space="preserve"> algorithm</w:t>
        </w:r>
      </w:ins>
      <w:ins w:id="220" w:author="Solimine, Jaclyn V" w:date="2018-04-29T13:58:00Z">
        <w:r w:rsidR="00F81AF5">
          <w:t>s</w:t>
        </w:r>
      </w:ins>
      <w:ins w:id="221" w:author="AaronRaymond Buthelo" w:date="2018-04-29T00:17:00Z">
        <w:r w:rsidRPr="00335871">
          <w:t>, the model was created u</w:t>
        </w:r>
      </w:ins>
      <w:ins w:id="222" w:author="Solimine, Jaclyn V" w:date="2018-04-29T13:58:00Z">
        <w:r w:rsidR="00F81AF5">
          <w:t xml:space="preserve">sing both </w:t>
        </w:r>
      </w:ins>
      <w:ins w:id="223" w:author="AaronRaymond Buthelo" w:date="2018-04-29T00:17:00Z">
        <w:del w:id="224" w:author="Solimine, Jaclyn V" w:date="2018-04-29T13:58:00Z">
          <w:r w:rsidRPr="00335871" w:rsidDel="00F81AF5">
            <w:delText xml:space="preserve">nder </w:delText>
          </w:r>
        </w:del>
        <w:r w:rsidRPr="00335871">
          <w:t>decision tree and Bayesian networks techniques. The result</w:t>
        </w:r>
      </w:ins>
      <w:ins w:id="225" w:author="Solimine, Jaclyn V" w:date="2018-04-29T13:58:00Z">
        <w:r w:rsidR="00F81AF5">
          <w:t>s</w:t>
        </w:r>
      </w:ins>
      <w:ins w:id="226" w:author="AaronRaymond Buthelo" w:date="2018-04-29T00:17:00Z">
        <w:r w:rsidRPr="00335871">
          <w:t xml:space="preserve"> found </w:t>
        </w:r>
      </w:ins>
      <w:ins w:id="227" w:author="Solimine, Jaclyn V" w:date="2018-04-29T13:58:00Z">
        <w:r w:rsidR="00F81AF5">
          <w:t>showed t</w:t>
        </w:r>
      </w:ins>
      <w:ins w:id="228" w:author="AaronRaymond Buthelo" w:date="2018-04-29T00:17:00Z">
        <w:del w:id="229" w:author="Solimine, Jaclyn V" w:date="2018-04-29T13:58:00Z">
          <w:r w:rsidRPr="00335871" w:rsidDel="00F81AF5">
            <w:delText>that showed t</w:delText>
          </w:r>
        </w:del>
        <w:r w:rsidRPr="00335871">
          <w:t>hat Bayesian networks</w:t>
        </w:r>
        <w:del w:id="230" w:author="Solimine, Jaclyn V" w:date="2018-04-29T13:59:00Z">
          <w:r w:rsidRPr="00335871" w:rsidDel="00F81AF5">
            <w:delText xml:space="preserve"> technique</w:delText>
          </w:r>
        </w:del>
        <w:r w:rsidRPr="00335871">
          <w:t xml:space="preserve"> </w:t>
        </w:r>
      </w:ins>
      <w:ins w:id="231" w:author="Solimine, Jaclyn V" w:date="2018-04-29T13:59:00Z">
        <w:r w:rsidR="00F81AF5">
          <w:t>demonstrated superior performance</w:t>
        </w:r>
      </w:ins>
      <w:ins w:id="232" w:author="AaronRaymond Buthelo" w:date="2018-04-29T00:17:00Z">
        <w:del w:id="233" w:author="Solimine, Jaclyn V" w:date="2018-04-29T13:59:00Z">
          <w:r w:rsidRPr="00335871" w:rsidDel="00F81AF5">
            <w:delText xml:space="preserve">showed higher </w:delText>
          </w:r>
        </w:del>
      </w:ins>
      <w:ins w:id="234" w:author="Solimine, Jaclyn V" w:date="2018-04-29T13:59:00Z">
        <w:r w:rsidR="00F81AF5">
          <w:t xml:space="preserve"> with a </w:t>
        </w:r>
      </w:ins>
      <w:ins w:id="235" w:author="AaronRaymond Buthelo" w:date="2018-04-29T00:17:00Z">
        <w:del w:id="236" w:author="Solimine, Jaclyn V" w:date="2018-04-29T13:59:00Z">
          <w:r w:rsidRPr="00335871" w:rsidDel="00F81AF5">
            <w:delText xml:space="preserve">performance and the </w:delText>
          </w:r>
        </w:del>
        <w:r w:rsidRPr="00335871">
          <w:t xml:space="preserve">percentage </w:t>
        </w:r>
        <w:del w:id="237" w:author="Solimine, Jaclyn V" w:date="2018-04-29T13:59:00Z">
          <w:r w:rsidRPr="00335871" w:rsidDel="00F81AF5">
            <w:delText xml:space="preserve">of prediction is </w:delText>
          </w:r>
        </w:del>
        <w:r w:rsidRPr="00335871">
          <w:t>accura</w:t>
        </w:r>
      </w:ins>
      <w:ins w:id="238" w:author="Solimine, Jaclyn V" w:date="2018-04-29T14:00:00Z">
        <w:r w:rsidR="00F81AF5">
          <w:t xml:space="preserve">cy of </w:t>
        </w:r>
      </w:ins>
      <w:ins w:id="239" w:author="AaronRaymond Buthelo" w:date="2018-04-29T00:17:00Z">
        <w:del w:id="240" w:author="Solimine, Jaclyn V" w:date="2018-04-29T14:00:00Z">
          <w:r w:rsidRPr="00335871" w:rsidDel="00F81AF5">
            <w:delText xml:space="preserve">te </w:delText>
          </w:r>
        </w:del>
        <w:r w:rsidRPr="00335871">
          <w:t>91.32%.</w:t>
        </w:r>
        <w:r>
          <w:t xml:space="preserve"> [3]</w:t>
        </w:r>
      </w:ins>
    </w:p>
    <w:p w14:paraId="308A836E" w14:textId="10CB6CEE" w:rsidR="00AA2EDF" w:rsidDel="00F81AF5" w:rsidRDefault="00AA2EDF">
      <w:pPr>
        <w:shd w:val="clear" w:color="auto" w:fill="FAFAFA"/>
        <w:spacing w:after="165"/>
        <w:jc w:val="both"/>
        <w:rPr>
          <w:ins w:id="241" w:author="AaronRaymond Buthelo" w:date="2018-04-29T00:17:00Z"/>
          <w:del w:id="242" w:author="Solimine, Jaclyn V" w:date="2018-04-29T14:01:00Z"/>
        </w:rPr>
        <w:pPrChange w:id="243" w:author="Solimine, Jaclyn V" w:date="2018-04-29T14:21:00Z">
          <w:pPr>
            <w:shd w:val="clear" w:color="auto" w:fill="FAFAFA"/>
            <w:spacing w:after="165"/>
          </w:pPr>
        </w:pPrChange>
      </w:pPr>
      <w:ins w:id="244" w:author="AaronRaymond Buthelo" w:date="2018-04-29T00:17:00Z">
        <w:del w:id="245" w:author="Solimine, Jaclyn V" w:date="2018-04-29T14:01:00Z">
          <w:r w:rsidDel="00F81AF5">
            <w:delText xml:space="preserve">[1] </w:delText>
          </w:r>
          <w:r w:rsidRPr="00A80B7E" w:rsidDel="00F81AF5">
            <w:delText>A. Desai, N. Shah and M. Dhodi, "Student profiling to improve teaching and learning: A data mining approach," </w:delText>
          </w:r>
          <w:r w:rsidRPr="00A80B7E" w:rsidDel="00F81AF5">
            <w:rPr>
              <w:i/>
              <w:iCs/>
            </w:rPr>
            <w:delText>2016 International Conference on Data Science and Engineering (ICDSE)</w:delText>
          </w:r>
          <w:r w:rsidRPr="00A80B7E" w:rsidDel="00F81AF5">
            <w:delText>, Cochin, 2016, pp. 1-6.</w:delText>
          </w:r>
          <w:r w:rsidRPr="00A80B7E" w:rsidDel="00F81AF5">
            <w:br/>
            <w:delText>doi: 10.1109/ICDSE.2016.7823947</w:delText>
          </w:r>
        </w:del>
      </w:ins>
    </w:p>
    <w:p w14:paraId="4CE0F02C" w14:textId="255715AB" w:rsidR="00AA2EDF" w:rsidDel="00F81AF5" w:rsidRDefault="00AA2EDF">
      <w:pPr>
        <w:shd w:val="clear" w:color="auto" w:fill="FAFAFA"/>
        <w:spacing w:after="165"/>
        <w:jc w:val="both"/>
        <w:rPr>
          <w:ins w:id="246" w:author="AaronRaymond Buthelo" w:date="2018-04-29T00:17:00Z"/>
          <w:del w:id="247" w:author="Solimine, Jaclyn V" w:date="2018-04-29T14:01:00Z"/>
        </w:rPr>
        <w:pPrChange w:id="248" w:author="Solimine, Jaclyn V" w:date="2018-04-29T14:21:00Z">
          <w:pPr>
            <w:shd w:val="clear" w:color="auto" w:fill="FAFAFA"/>
            <w:spacing w:after="165"/>
          </w:pPr>
        </w:pPrChange>
      </w:pPr>
      <w:ins w:id="249" w:author="AaronRaymond Buthelo" w:date="2018-04-29T00:17:00Z">
        <w:del w:id="250" w:author="Solimine, Jaclyn V" w:date="2018-04-29T14:01:00Z">
          <w:r w:rsidDel="00F81AF5">
            <w:delText xml:space="preserve">[2] </w:delText>
          </w:r>
          <w:r w:rsidRPr="00335871" w:rsidDel="00F81AF5">
            <w:delText>K. V. Krishna Kishore, Venkatramaphanikumar S and S. Alekhya, "Prediction of student academic progression: A case study on Vignan University," </w:delText>
          </w:r>
          <w:r w:rsidRPr="00335871" w:rsidDel="00F81AF5">
            <w:rPr>
              <w:i/>
              <w:iCs/>
            </w:rPr>
            <w:delText>2014 International Conference on Computer Communication and Informatics</w:delText>
          </w:r>
          <w:r w:rsidRPr="00335871" w:rsidDel="00F81AF5">
            <w:delText>, Coimbatore, 2014, pp. 1-6.</w:delText>
          </w:r>
          <w:r w:rsidRPr="00335871" w:rsidDel="00F81AF5">
            <w:br/>
            <w:delText>doi: 10.1109/ICCCI.2014.6921731</w:delText>
          </w:r>
          <w:r w:rsidDel="00F81AF5">
            <w:delText xml:space="preserve"> </w:delText>
          </w:r>
        </w:del>
      </w:ins>
    </w:p>
    <w:p w14:paraId="6C6AA053" w14:textId="1DF00D56" w:rsidR="00AA2EDF" w:rsidRPr="00335871" w:rsidDel="00F81AF5" w:rsidRDefault="00AA2EDF">
      <w:pPr>
        <w:shd w:val="clear" w:color="auto" w:fill="FAFAFA"/>
        <w:spacing w:after="165"/>
        <w:jc w:val="both"/>
        <w:rPr>
          <w:ins w:id="251" w:author="AaronRaymond Buthelo" w:date="2018-04-29T00:17:00Z"/>
          <w:del w:id="252" w:author="Solimine, Jaclyn V" w:date="2018-04-29T14:01:00Z"/>
        </w:rPr>
        <w:pPrChange w:id="253" w:author="Solimine, Jaclyn V" w:date="2018-04-29T14:21:00Z">
          <w:pPr>
            <w:shd w:val="clear" w:color="auto" w:fill="FAFAFA"/>
            <w:spacing w:after="165"/>
          </w:pPr>
        </w:pPrChange>
      </w:pPr>
      <w:ins w:id="254" w:author="AaronRaymond Buthelo" w:date="2018-04-29T00:17:00Z">
        <w:del w:id="255" w:author="Solimine, Jaclyn V" w:date="2018-04-29T14:01:00Z">
          <w:r w:rsidDel="00F81AF5">
            <w:delText xml:space="preserve">[3] </w:delText>
          </w:r>
          <w:r w:rsidRPr="00335871" w:rsidDel="00F81AF5">
            <w:delText>Kularbphettong K. (2018) Analysis of Students’ Behavior Based on Educational Data Mining. In: Silhavy R., Silhavy P., Prokopova Z. (eds) Applied Computational Intelligence and Mathematical Methods. CoMeSySo 2017. Advances in Intelligent Systems and Computing, vol 662. Springer, Cham</w:delText>
          </w:r>
          <w:r w:rsidDel="00F81AF5">
            <w:delText>.</w:delText>
          </w:r>
        </w:del>
      </w:ins>
    </w:p>
    <w:p w14:paraId="10F6ACDC" w14:textId="6A82FCF4" w:rsidR="00AA2EDF" w:rsidRDefault="00AA2EDF">
      <w:pPr>
        <w:shd w:val="clear" w:color="auto" w:fill="FAFAFA"/>
        <w:spacing w:after="165"/>
        <w:jc w:val="both"/>
        <w:rPr>
          <w:ins w:id="256" w:author="AaronRaymond Buthelo" w:date="2018-04-29T00:17:00Z"/>
        </w:rPr>
        <w:pPrChange w:id="257" w:author="Solimine, Jaclyn V" w:date="2018-04-29T14:21:00Z">
          <w:pPr>
            <w:pStyle w:val="ListParagraph"/>
            <w:ind w:left="360"/>
            <w:jc w:val="both"/>
          </w:pPr>
        </w:pPrChange>
      </w:pPr>
    </w:p>
    <w:p w14:paraId="3E2EFE0C" w14:textId="2BD4F14C" w:rsidR="00AA2EDF" w:rsidDel="000131D4" w:rsidRDefault="00AA2EDF">
      <w:pPr>
        <w:pStyle w:val="ListParagraph"/>
        <w:ind w:left="360"/>
        <w:jc w:val="both"/>
        <w:rPr>
          <w:ins w:id="258" w:author="AaronRaymond Buthelo" w:date="2018-04-29T00:17:00Z"/>
          <w:del w:id="259" w:author="Solimine, Jaclyn V" w:date="2018-04-29T14:22:00Z"/>
          <w:b/>
          <w:bCs/>
        </w:rPr>
      </w:pPr>
    </w:p>
    <w:p w14:paraId="2339A968" w14:textId="77777777" w:rsidR="00AA2EDF" w:rsidRPr="00C165B5" w:rsidRDefault="00AA2EDF">
      <w:pPr>
        <w:pStyle w:val="ListParagraph"/>
        <w:ind w:left="360"/>
        <w:jc w:val="both"/>
        <w:rPr>
          <w:ins w:id="260" w:author="Buthelo, AaronRaymond" w:date="2018-04-28T21:03:00Z"/>
          <w:b/>
          <w:bCs/>
          <w:rPrChange w:id="261" w:author="Buthelo, AaronRaymond" w:date="2018-04-28T20:57:00Z">
            <w:rPr>
              <w:ins w:id="262" w:author="Buthelo, AaronRaymond" w:date="2018-04-28T21:03:00Z"/>
            </w:rPr>
          </w:rPrChange>
        </w:rPr>
        <w:pPrChange w:id="263" w:author="AaronRaymond Buthelo" w:date="2018-04-29T00:16:00Z">
          <w:pPr>
            <w:pStyle w:val="ListParagraph"/>
            <w:numPr>
              <w:numId w:val="1"/>
            </w:numPr>
            <w:ind w:left="360" w:hanging="360"/>
            <w:jc w:val="both"/>
          </w:pPr>
        </w:pPrChange>
      </w:pPr>
    </w:p>
    <w:p w14:paraId="3471E3DD" w14:textId="123780F2" w:rsidR="75D2AEB5" w:rsidDel="02676EF7" w:rsidRDefault="75D2AEB5">
      <w:pPr>
        <w:jc w:val="both"/>
        <w:rPr>
          <w:del w:id="264" w:author="Buthelo, AaronRaymond" w:date="2018-04-28T21:03:00Z"/>
          <w:b/>
          <w:bCs/>
          <w:rPrChange w:id="265" w:author="Buthelo, AaronRaymond" w:date="2018-04-28T20:57:00Z">
            <w:rPr>
              <w:del w:id="266" w:author="Buthelo, AaronRaymond" w:date="2018-04-28T21:03:00Z"/>
            </w:rPr>
          </w:rPrChange>
        </w:rPr>
        <w:pPrChange w:id="267" w:author="Buthelo, AaronRaymond" w:date="2018-04-28T20:57:00Z">
          <w:pPr/>
        </w:pPrChange>
      </w:pPr>
    </w:p>
    <w:p w14:paraId="310966D2" w14:textId="3D28849E" w:rsidR="75D2AEB5" w:rsidDel="02676EF7" w:rsidRDefault="75D2AEB5">
      <w:pPr>
        <w:jc w:val="both"/>
        <w:rPr>
          <w:ins w:id="268" w:author="Buthelo, AaronRaymond" w:date="2018-04-28T20:57:00Z"/>
          <w:del w:id="269" w:author="Buthelo, AaronRaymond" w:date="2018-04-28T21:03:00Z"/>
        </w:rPr>
        <w:pPrChange w:id="270" w:author="Buthelo, AaronRaymond" w:date="2018-04-28T20:57:00Z">
          <w:pPr/>
        </w:pPrChange>
      </w:pPr>
      <w:del w:id="271" w:author="Buthelo, AaronRaymond" w:date="2018-04-28T21:03:00Z">
        <w:r w:rsidDel="02676EF7">
          <w:br/>
        </w:r>
      </w:del>
    </w:p>
    <w:p w14:paraId="428BCB5C" w14:textId="5C18C06F" w:rsidR="75D2AEB5" w:rsidDel="02676EF7" w:rsidRDefault="75D2AEB5">
      <w:pPr>
        <w:jc w:val="both"/>
        <w:rPr>
          <w:ins w:id="272" w:author="Buthelo, AaronRaymond" w:date="2018-04-28T20:57:00Z"/>
          <w:del w:id="273" w:author="Buthelo, AaronRaymond" w:date="2018-04-28T21:03:00Z"/>
        </w:rPr>
        <w:pPrChange w:id="274" w:author="Buthelo, AaronRaymond" w:date="2018-04-28T20:57:00Z">
          <w:pPr/>
        </w:pPrChange>
      </w:pPr>
      <w:del w:id="275" w:author="Buthelo, AaronRaymond" w:date="2018-04-28T21:03:00Z">
        <w:r w:rsidDel="02676EF7">
          <w:br/>
        </w:r>
      </w:del>
    </w:p>
    <w:p w14:paraId="37AE3F63" w14:textId="01A1B526" w:rsidR="75D2AEB5" w:rsidDel="02676EF7" w:rsidRDefault="75D2AEB5">
      <w:pPr>
        <w:jc w:val="both"/>
        <w:rPr>
          <w:del w:id="276" w:author="Buthelo, AaronRaymond" w:date="2018-04-28T21:03:00Z"/>
        </w:rPr>
        <w:pPrChange w:id="277" w:author="Buthelo, AaronRaymond" w:date="2018-04-28T20:57:00Z">
          <w:pPr/>
        </w:pPrChange>
      </w:pPr>
    </w:p>
    <w:p w14:paraId="13353F81" w14:textId="2C386DE3" w:rsidR="000D4DCD" w:rsidRDefault="00C165B5">
      <w:pPr>
        <w:pStyle w:val="ListParagraph"/>
        <w:numPr>
          <w:ilvl w:val="0"/>
          <w:numId w:val="1"/>
        </w:numPr>
        <w:jc w:val="both"/>
        <w:rPr>
          <w:ins w:id="278" w:author="Solimine, Jaclyn V" w:date="2018-04-29T14:01:00Z"/>
          <w:b/>
          <w:bCs/>
        </w:rPr>
      </w:pPr>
      <w:r w:rsidRPr="00124ED1">
        <w:rPr>
          <w:b/>
          <w:bCs/>
        </w:rPr>
        <w:t>Approach</w:t>
      </w:r>
    </w:p>
    <w:p w14:paraId="60914C87" w14:textId="77777777" w:rsidR="00F81AF5" w:rsidRDefault="00F81AF5">
      <w:pPr>
        <w:jc w:val="both"/>
        <w:rPr>
          <w:ins w:id="279" w:author="Solimine, Jaclyn V" w:date="2018-04-29T14:01:00Z"/>
          <w:b/>
          <w:bCs/>
        </w:rPr>
        <w:pPrChange w:id="280" w:author="Solimine, Jaclyn V" w:date="2018-04-29T14:01:00Z">
          <w:pPr>
            <w:pStyle w:val="ListParagraph"/>
            <w:numPr>
              <w:numId w:val="1"/>
            </w:numPr>
            <w:ind w:left="360" w:hanging="360"/>
            <w:jc w:val="both"/>
          </w:pPr>
        </w:pPrChange>
      </w:pPr>
    </w:p>
    <w:p w14:paraId="205652E2" w14:textId="3623D404" w:rsidR="00F81AF5" w:rsidRPr="00F81AF5" w:rsidRDefault="00F81AF5">
      <w:pPr>
        <w:jc w:val="both"/>
        <w:rPr>
          <w:bCs/>
          <w:rPrChange w:id="281" w:author="Solimine, Jaclyn V" w:date="2018-04-29T14:01:00Z">
            <w:rPr/>
          </w:rPrChange>
        </w:rPr>
        <w:pPrChange w:id="282" w:author="Solimine, Jaclyn V" w:date="2018-04-29T14:01:00Z">
          <w:pPr>
            <w:pStyle w:val="ListParagraph"/>
            <w:numPr>
              <w:numId w:val="1"/>
            </w:numPr>
            <w:ind w:left="360" w:hanging="360"/>
            <w:jc w:val="both"/>
          </w:pPr>
        </w:pPrChange>
      </w:pPr>
      <w:ins w:id="283" w:author="Solimine, Jaclyn V" w:date="2018-04-29T14:01:00Z">
        <w:r w:rsidRPr="00F81AF5">
          <w:rPr>
            <w:bCs/>
            <w:rPrChange w:id="284" w:author="Solimine, Jaclyn V" w:date="2018-04-29T14:01:00Z">
              <w:rPr>
                <w:b/>
                <w:bCs/>
              </w:rPr>
            </w:rPrChange>
          </w:rPr>
          <w:t>This section details the procedure and applicable theory of this study.</w:t>
        </w:r>
      </w:ins>
    </w:p>
    <w:p w14:paraId="73F5ABE5" w14:textId="77777777" w:rsidR="00DC6A30" w:rsidRDefault="00DC6A30" w:rsidP="00EC6143">
      <w:pPr>
        <w:jc w:val="both"/>
        <w:rPr>
          <w:b/>
        </w:rPr>
      </w:pPr>
    </w:p>
    <w:p w14:paraId="17895E32" w14:textId="6B4C138F" w:rsidR="00F81AF5" w:rsidRDefault="00DC6A30">
      <w:pPr>
        <w:pStyle w:val="ListParagraph"/>
        <w:numPr>
          <w:ilvl w:val="1"/>
          <w:numId w:val="1"/>
        </w:numPr>
        <w:jc w:val="both"/>
        <w:rPr>
          <w:ins w:id="285" w:author="Solimine, Jaclyn V" w:date="2018-04-29T14:01:00Z"/>
          <w:b/>
          <w:bCs/>
        </w:rPr>
      </w:pPr>
      <w:r w:rsidRPr="00124ED1">
        <w:rPr>
          <w:b/>
          <w:bCs/>
        </w:rPr>
        <w:t>Dataset Preparation</w:t>
      </w:r>
    </w:p>
    <w:p w14:paraId="609735D4" w14:textId="77777777" w:rsidR="00F81AF5" w:rsidRPr="00F81AF5" w:rsidRDefault="00F81AF5">
      <w:pPr>
        <w:jc w:val="both"/>
        <w:rPr>
          <w:b/>
          <w:bCs/>
          <w:rPrChange w:id="286" w:author="Solimine, Jaclyn V" w:date="2018-04-29T14:01:00Z">
            <w:rPr/>
          </w:rPrChange>
        </w:rPr>
        <w:pPrChange w:id="287" w:author="Solimine, Jaclyn V" w:date="2018-04-29T14:01:00Z">
          <w:pPr>
            <w:pStyle w:val="ListParagraph"/>
            <w:numPr>
              <w:ilvl w:val="1"/>
              <w:numId w:val="1"/>
            </w:numPr>
            <w:ind w:left="360" w:hanging="360"/>
            <w:jc w:val="both"/>
          </w:pPr>
        </w:pPrChange>
      </w:pPr>
    </w:p>
    <w:p w14:paraId="10D75539" w14:textId="62C35684" w:rsidR="00DC6A30" w:rsidRDefault="00DC6A30" w:rsidP="00EC6143">
      <w:pPr>
        <w:jc w:val="both"/>
      </w:pPr>
      <w:r>
        <w:t xml:space="preserve">For the purpose of this study, dataset preprocessing was required in order to ensure that the selected machine learning algorithms would be able to operate effectively. In its raw form, the Student Performance Dataset contained a mixture of categorical, binary, and continuous feature set variables. </w:t>
      </w:r>
      <w:r w:rsidR="008660AF">
        <w:t>Each of these features were normalized on a [0,1] scale by (1) converting all binary variables to [0,1] (2) converti</w:t>
      </w:r>
      <w:r w:rsidR="00EC6143">
        <w:t xml:space="preserve">ng all categorical/multi-label </w:t>
      </w:r>
      <w:r w:rsidR="008660AF">
        <w:t>features to dummy variables, where each label becomes its own binary class (i</w:t>
      </w:r>
      <w:r w:rsidR="00D8646A">
        <w:t>.e.</w:t>
      </w:r>
      <w:r w:rsidR="008660AF">
        <w:t xml:space="preserve"> a four-category feature becomes four separate binary features) and (3) converting all continuous features to represent values on the 0-1 range. After this </w:t>
      </w:r>
      <w:r w:rsidR="008660AF">
        <w:lastRenderedPageBreak/>
        <w:t>step of the preprocessing, the original 30-feature input</w:t>
      </w:r>
      <w:r w:rsidR="00961432">
        <w:t xml:space="preserve"> variable set was expanded to 67</w:t>
      </w:r>
      <w:r w:rsidR="008660AF">
        <w:t xml:space="preserve"> features.  </w:t>
      </w:r>
      <w:r w:rsidR="00D8646A">
        <w:t xml:space="preserve">A complete list of these features can be found in </w:t>
      </w:r>
      <w:r w:rsidR="00D8646A" w:rsidRPr="00FD57F6">
        <w:rPr>
          <w:rPrChange w:id="288" w:author="Solimine, Jaclyn V" w:date="2018-04-22T13:31:00Z">
            <w:rPr>
              <w:highlight w:val="yellow"/>
            </w:rPr>
          </w:rPrChange>
        </w:rPr>
        <w:t>Appendix A</w:t>
      </w:r>
      <w:r w:rsidR="00D8646A" w:rsidRPr="75D2AEB5">
        <w:rPr>
          <w:rPrChange w:id="289" w:author="Buthelo, AaronRaymond" w:date="2018-04-28T20:57:00Z">
            <w:rPr>
              <w:highlight w:val="yellow"/>
            </w:rPr>
          </w:rPrChange>
        </w:rPr>
        <w:t>.</w:t>
      </w:r>
      <w:r w:rsidR="00D8646A">
        <w:t xml:space="preserve"> </w:t>
      </w:r>
    </w:p>
    <w:p w14:paraId="36F1BE53" w14:textId="77777777" w:rsidR="00DC6A30" w:rsidRDefault="00DC6A30" w:rsidP="00EC6143">
      <w:pPr>
        <w:jc w:val="both"/>
      </w:pPr>
    </w:p>
    <w:p w14:paraId="6B5E5A6C" w14:textId="2246B48D" w:rsidR="00DD2E84" w:rsidDel="00A40DC9" w:rsidRDefault="00A40DC9">
      <w:pPr>
        <w:jc w:val="both"/>
        <w:rPr>
          <w:del w:id="290" w:author="Solimine, Jaclyn V [2]" w:date="2018-04-26T12:39:00Z"/>
        </w:rPr>
      </w:pPr>
      <w:ins w:id="291" w:author="Solimine, Jaclyn V [2]" w:date="2018-04-26T12:44:00Z">
        <w:r>
          <w:rPr>
            <w:noProof/>
          </w:rPr>
          <mc:AlternateContent>
            <mc:Choice Requires="wps">
              <w:drawing>
                <wp:anchor distT="0" distB="0" distL="114300" distR="114300" simplePos="0" relativeHeight="251662342" behindDoc="0" locked="0" layoutInCell="1" allowOverlap="1" wp14:anchorId="0D89424B" wp14:editId="15EF95DF">
                  <wp:simplePos x="0" y="0"/>
                  <wp:positionH relativeFrom="column">
                    <wp:posOffset>3192780</wp:posOffset>
                  </wp:positionH>
                  <wp:positionV relativeFrom="paragraph">
                    <wp:posOffset>4557395</wp:posOffset>
                  </wp:positionV>
                  <wp:extent cx="3009900" cy="302260"/>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3009900" cy="302260"/>
                          </a:xfrm>
                          <a:prstGeom prst="rect">
                            <a:avLst/>
                          </a:prstGeom>
                          <a:solidFill>
                            <a:prstClr val="white"/>
                          </a:solidFill>
                          <a:ln>
                            <a:noFill/>
                          </a:ln>
                        </wps:spPr>
                        <wps:txbx>
                          <w:txbxContent>
                            <w:p w14:paraId="100CB202" w14:textId="25F7AA1A" w:rsidR="00124ED1" w:rsidRPr="00A40DC9" w:rsidRDefault="00124ED1">
                              <w:pPr>
                                <w:pStyle w:val="Caption"/>
                                <w:jc w:val="center"/>
                                <w:rPr>
                                  <w:sz w:val="36"/>
                                  <w:rPrChange w:id="292" w:author="Solimine, Jaclyn V [2]" w:date="2018-04-26T12:45:00Z">
                                    <w:rPr/>
                                  </w:rPrChange>
                                </w:rPr>
                                <w:pPrChange w:id="293" w:author="Solimine, Jaclyn V [2]" w:date="2018-04-26T12:44:00Z">
                                  <w:pPr>
                                    <w:keepNext/>
                                    <w:jc w:val="both"/>
                                  </w:pPr>
                                </w:pPrChange>
                              </w:pPr>
                              <w:ins w:id="294" w:author="Solimine, Jaclyn V [2]" w:date="2018-04-26T12:44:00Z">
                                <w:r w:rsidRPr="00A40DC9">
                                  <w:rPr>
                                    <w:i w:val="0"/>
                                    <w:sz w:val="24"/>
                                    <w:rPrChange w:id="295" w:author="Solimine, Jaclyn V [2]" w:date="2018-04-26T12:45:00Z">
                                      <w:rPr/>
                                    </w:rPrChange>
                                  </w:rPr>
                                  <w:t xml:space="preserve">Figure </w:t>
                                </w:r>
                                <w:r w:rsidRPr="00A40DC9">
                                  <w:rPr>
                                    <w:i w:val="0"/>
                                    <w:sz w:val="24"/>
                                    <w:rPrChange w:id="296" w:author="Solimine, Jaclyn V [2]" w:date="2018-04-26T12:45:00Z">
                                      <w:rPr/>
                                    </w:rPrChange>
                                  </w:rPr>
                                  <w:fldChar w:fldCharType="begin"/>
                                </w:r>
                                <w:r w:rsidRPr="00A40DC9">
                                  <w:rPr>
                                    <w:i w:val="0"/>
                                    <w:sz w:val="24"/>
                                    <w:rPrChange w:id="297" w:author="Solimine, Jaclyn V [2]" w:date="2018-04-26T12:45:00Z">
                                      <w:rPr/>
                                    </w:rPrChange>
                                  </w:rPr>
                                  <w:instrText xml:space="preserve"> SEQ Figure \* ARABIC </w:instrText>
                                </w:r>
                              </w:ins>
                              <w:r w:rsidRPr="00A40DC9">
                                <w:rPr>
                                  <w:i w:val="0"/>
                                  <w:sz w:val="24"/>
                                  <w:rPrChange w:id="298" w:author="Solimine, Jaclyn V [2]" w:date="2018-04-26T12:45:00Z">
                                    <w:rPr/>
                                  </w:rPrChange>
                                </w:rPr>
                                <w:fldChar w:fldCharType="separate"/>
                              </w:r>
                              <w:ins w:id="299" w:author="Solimine, Jaclyn V [2]" w:date="2018-04-26T13:16:00Z">
                                <w:r>
                                  <w:rPr>
                                    <w:i w:val="0"/>
                                    <w:noProof/>
                                    <w:sz w:val="24"/>
                                  </w:rPr>
                                  <w:t>1</w:t>
                                </w:r>
                              </w:ins>
                              <w:ins w:id="300" w:author="Solimine, Jaclyn V [2]" w:date="2018-04-26T12:44:00Z">
                                <w:r w:rsidRPr="00A40DC9">
                                  <w:rPr>
                                    <w:i w:val="0"/>
                                    <w:sz w:val="24"/>
                                    <w:rPrChange w:id="301" w:author="Solimine, Jaclyn V [2]" w:date="2018-04-26T12:45:00Z">
                                      <w:rPr/>
                                    </w:rPrChange>
                                  </w:rPr>
                                  <w:fldChar w:fldCharType="end"/>
                                </w:r>
                                <w:r w:rsidRPr="00A40DC9">
                                  <w:rPr>
                                    <w:i w:val="0"/>
                                    <w:sz w:val="24"/>
                                    <w:rPrChange w:id="302" w:author="Solimine, Jaclyn V [2]" w:date="2018-04-26T12:45:00Z">
                                      <w:rPr/>
                                    </w:rPrChange>
                                  </w:rPr>
                                  <w:t>: Class label distributions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type w14:anchorId="0D89424B" id="_x0000_t202" coordsize="21600,21600" o:spt="202" path="m0,0l0,21600,21600,21600,21600,0xe">
                  <v:stroke joinstyle="miter"/>
                  <v:path gradientshapeok="t" o:connecttype="rect"/>
                </v:shapetype>
                <v:shape id="Text Box 53" o:spid="_x0000_s1026" type="#_x0000_t202" style="position:absolute;left:0;text-align:left;margin-left:251.4pt;margin-top:358.85pt;width:237pt;height:23.8pt;z-index:2516623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" stroked="f">
                  <v:textbox style="mso-fit-shape-to-text:t" inset="0,0,0,0">
                    <w:txbxContent>
                      <w:p w14:paraId="100CB202" w14:textId="25F7AA1A" w:rsidR="00124ED1" w:rsidRPr="00A40DC9" w:rsidRDefault="00124ED1">
                        <w:pPr>
                          <w:pStyle w:val="Caption"/>
                          <w:jc w:val="center"/>
                          <w:rPr>
                            <w:sz w:val="36"/>
                            <w:rPrChange w:id="305" w:author="Solimine, Jaclyn V [2]" w:date="2018-04-26T12:45:00Z">
                              <w:rPr/>
                            </w:rPrChange>
                          </w:rPr>
                          <w:pPrChange w:id="306" w:author="Solimine, Jaclyn V [2]" w:date="2018-04-26T12:44:00Z">
                            <w:pPr>
                              <w:keepNext/>
                              <w:jc w:val="both"/>
                            </w:pPr>
                          </w:pPrChange>
                        </w:pPr>
                        <w:ins w:id="307" w:author="Solimine, Jaclyn V [2]" w:date="2018-04-26T12:44:00Z">
                          <w:r w:rsidRPr="00A40DC9">
                            <w:rPr>
                              <w:i w:val="0"/>
                              <w:sz w:val="24"/>
                              <w:rPrChange w:id="308" w:author="Solimine, Jaclyn V [2]" w:date="2018-04-26T12:45:00Z">
                                <w:rPr>
                                  <w:i/>
                                  <w:iCs/>
                                </w:rPr>
                              </w:rPrChange>
                            </w:rPr>
                            <w:t xml:space="preserve">Figure </w:t>
                          </w:r>
                          <w:r w:rsidRPr="00A40DC9">
                            <w:rPr>
                              <w:i w:val="0"/>
                              <w:sz w:val="24"/>
                              <w:rPrChange w:id="309" w:author="Solimine, Jaclyn V [2]" w:date="2018-04-26T12:45:00Z">
                                <w:rPr>
                                  <w:i/>
                                  <w:iCs/>
                                </w:rPr>
                              </w:rPrChange>
                            </w:rPr>
                            <w:fldChar w:fldCharType="begin"/>
                          </w:r>
                          <w:r w:rsidRPr="00A40DC9">
                            <w:rPr>
                              <w:i w:val="0"/>
                              <w:sz w:val="24"/>
                              <w:rPrChange w:id="310" w:author="Solimine, Jaclyn V [2]" w:date="2018-04-26T12:45:00Z">
                                <w:rPr>
                                  <w:i/>
                                  <w:iCs/>
                                </w:rPr>
                              </w:rPrChange>
                            </w:rPr>
                            <w:instrText xml:space="preserve"> SEQ Figure \* ARABIC </w:instrText>
                          </w:r>
                        </w:ins>
                        <w:r w:rsidRPr="00A40DC9">
                          <w:rPr>
                            <w:i w:val="0"/>
                            <w:sz w:val="24"/>
                            <w:rPrChange w:id="311" w:author="Solimine, Jaclyn V [2]" w:date="2018-04-26T12:45:00Z">
                              <w:rPr>
                                <w:i/>
                                <w:iCs/>
                              </w:rPr>
                            </w:rPrChange>
                          </w:rPr>
                          <w:fldChar w:fldCharType="separate"/>
                        </w:r>
                        <w:ins w:id="312" w:author="Solimine, Jaclyn V [2]" w:date="2018-04-26T13:16:00Z">
                          <w:r>
                            <w:rPr>
                              <w:i w:val="0"/>
                              <w:noProof/>
                              <w:sz w:val="24"/>
                            </w:rPr>
                            <w:t>1</w:t>
                          </w:r>
                        </w:ins>
                        <w:ins w:id="313" w:author="Solimine, Jaclyn V [2]" w:date="2018-04-26T12:44:00Z">
                          <w:r w:rsidRPr="00A40DC9">
                            <w:rPr>
                              <w:i w:val="0"/>
                              <w:sz w:val="24"/>
                              <w:rPrChange w:id="314" w:author="Solimine, Jaclyn V [2]" w:date="2018-04-26T12:45:00Z">
                                <w:rPr>
                                  <w:i/>
                                  <w:iCs/>
                                </w:rPr>
                              </w:rPrChange>
                            </w:rPr>
                            <w:fldChar w:fldCharType="end"/>
                          </w:r>
                          <w:r w:rsidRPr="00A40DC9">
                            <w:rPr>
                              <w:i w:val="0"/>
                              <w:sz w:val="24"/>
                              <w:rPrChange w:id="315" w:author="Solimine, Jaclyn V [2]" w:date="2018-04-26T12:45:00Z">
                                <w:rPr>
                                  <w:i/>
                                  <w:iCs/>
                                </w:rPr>
                              </w:rPrChange>
                            </w:rPr>
                            <w:t>: Class label distributions</w:t>
                          </w:r>
                        </w:ins>
                      </w:p>
                    </w:txbxContent>
                  </v:textbox>
                  <w10:wrap type="square"/>
                </v:shape>
              </w:pict>
            </mc:Fallback>
          </mc:AlternateContent>
        </w:r>
      </w:ins>
      <w:ins w:id="303" w:author="Solimine, Jaclyn V [2]" w:date="2018-04-26T12:42:00Z">
        <w:r w:rsidRPr="002F2067">
          <w:rPr>
            <w:noProof/>
          </w:rPr>
          <mc:AlternateContent>
            <mc:Choice Requires="wpg">
              <w:drawing>
                <wp:anchor distT="0" distB="0" distL="114300" distR="114300" simplePos="0" relativeHeight="251660294" behindDoc="0" locked="0" layoutInCell="1" allowOverlap="1" wp14:anchorId="26CD6AA6" wp14:editId="23555B37">
                  <wp:simplePos x="0" y="0"/>
                  <wp:positionH relativeFrom="column">
                    <wp:posOffset>3192883</wp:posOffset>
                  </wp:positionH>
                  <wp:positionV relativeFrom="paragraph">
                    <wp:posOffset>1203960</wp:posOffset>
                  </wp:positionV>
                  <wp:extent cx="3009900" cy="3296285"/>
                  <wp:effectExtent l="0" t="0" r="0" b="0"/>
                  <wp:wrapSquare wrapText="bothSides"/>
                  <wp:docPr id="49" name="Group 10"/>
                  <wp:cNvGraphicFramePr/>
                  <a:graphic xmlns:a="http://schemas.openxmlformats.org/drawingml/2006/main">
                    <a:graphicData uri="http://schemas.microsoft.com/office/word/2010/wordprocessingGroup">
                      <wpg:wgp>
                        <wpg:cNvGrpSpPr/>
                        <wpg:grpSpPr>
                          <a:xfrm>
                            <a:off x="0" y="0"/>
                            <a:ext cx="3009900" cy="3296285"/>
                            <a:chOff x="0" y="0"/>
                            <a:chExt cx="4937760" cy="5719266"/>
                          </a:xfrm>
                        </wpg:grpSpPr>
                        <pic:pic xmlns:pic="http://schemas.openxmlformats.org/drawingml/2006/picture">
                          <pic:nvPicPr>
                            <pic:cNvPr id="50" name="Picture 50"/>
                            <pic:cNvPicPr>
                              <a:picLocks noChangeAspect="1"/>
                            </pic:cNvPicPr>
                          </pic:nvPicPr>
                          <pic:blipFill>
                            <a:blip r:embed="rId8"/>
                            <a:stretch>
                              <a:fillRect/>
                            </a:stretch>
                          </pic:blipFill>
                          <pic:spPr>
                            <a:xfrm>
                              <a:off x="0" y="0"/>
                              <a:ext cx="4937760" cy="1899631"/>
                            </a:xfrm>
                            <a:prstGeom prst="rect">
                              <a:avLst/>
                            </a:prstGeom>
                          </pic:spPr>
                        </pic:pic>
                        <pic:pic xmlns:pic="http://schemas.openxmlformats.org/drawingml/2006/picture">
                          <pic:nvPicPr>
                            <pic:cNvPr id="51" name="Picture 51"/>
                            <pic:cNvPicPr>
                              <a:picLocks noChangeAspect="1"/>
                            </pic:cNvPicPr>
                          </pic:nvPicPr>
                          <pic:blipFill>
                            <a:blip r:embed="rId9"/>
                            <a:stretch>
                              <a:fillRect/>
                            </a:stretch>
                          </pic:blipFill>
                          <pic:spPr>
                            <a:xfrm>
                              <a:off x="0" y="3819636"/>
                              <a:ext cx="4937760" cy="1899630"/>
                            </a:xfrm>
                            <a:prstGeom prst="rect">
                              <a:avLst/>
                            </a:prstGeom>
                          </pic:spPr>
                        </pic:pic>
                        <pic:pic xmlns:pic="http://schemas.openxmlformats.org/drawingml/2006/picture">
                          <pic:nvPicPr>
                            <pic:cNvPr id="52" name="Picture 52"/>
                            <pic:cNvPicPr>
                              <a:picLocks noChangeAspect="1"/>
                            </pic:cNvPicPr>
                          </pic:nvPicPr>
                          <pic:blipFill>
                            <a:blip r:embed="rId10"/>
                            <a:stretch>
                              <a:fillRect/>
                            </a:stretch>
                          </pic:blipFill>
                          <pic:spPr>
                            <a:xfrm>
                              <a:off x="0" y="1899631"/>
                              <a:ext cx="4937760" cy="1899630"/>
                            </a:xfrm>
                            <a:prstGeom prst="rect">
                              <a:avLst/>
                            </a:prstGeom>
                          </pic:spPr>
                        </pic:pic>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mv="urn:schemas-microsoft-com:mac:vml" xmlns:mo="http://schemas.microsoft.com/office/mac/office/2008/main">
              <w:pict w14:anchorId="38D7677F">
                <v:group id="Group 10" style="position:absolute;margin-left:251.4pt;margin-top:94.8pt;width:237pt;height:259.55pt;z-index:251660294;mso-width-relative:margin;mso-height-relative:margin" coordsize="49377,57192" o:spid="_x0000_s1026" w14:anchorId="5DA55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50" style="position:absolute;width:49377;height:18996;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">
                    <v:imagedata o:title="" r:id="rId11"/>
                    <v:path arrowok="t"/>
                  </v:shape>
                  <v:shape id="Picture 51" style="position:absolute;top:38196;width:49377;height:18996;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">
                    <v:imagedata o:title="" r:id="rId12"/>
                    <v:path arrowok="t"/>
                  </v:shape>
                  <v:shape id="Picture 52" style="position:absolute;top:18996;width:49377;height:18996;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">
                    <v:imagedata o:title="" r:id="rId13"/>
                    <v:path arrowok="t"/>
                  </v:shape>
                  <w10:wrap type="square"/>
                </v:group>
              </w:pict>
            </mc:Fallback>
          </mc:AlternateContent>
        </w:r>
      </w:ins>
      <w:r w:rsidR="008660AF">
        <w:t>T</w:t>
      </w:r>
      <w:r w:rsidR="00DC6A30">
        <w:t xml:space="preserve">he student’s academic performance was </w:t>
      </w:r>
      <w:r w:rsidR="008660AF">
        <w:t>rated on a scale of 0-20, with the data provided in three parts: 1</w:t>
      </w:r>
      <w:r w:rsidR="008660AF" w:rsidRPr="008660AF">
        <w:rPr>
          <w:vertAlign w:val="superscript"/>
        </w:rPr>
        <w:t>st</w:t>
      </w:r>
      <w:r w:rsidR="008660AF">
        <w:t xml:space="preserve"> Term Grades, 2</w:t>
      </w:r>
      <w:r w:rsidR="008660AF" w:rsidRPr="008660AF">
        <w:rPr>
          <w:vertAlign w:val="superscript"/>
        </w:rPr>
        <w:t>nd</w:t>
      </w:r>
      <w:r w:rsidR="008660AF">
        <w:t xml:space="preserve"> Term Grades, and Final Grades.</w:t>
      </w:r>
      <w:r w:rsidR="00DD2E84" w:rsidRPr="02676EF7">
        <w:t xml:space="preserve"> </w:t>
      </w:r>
      <w:del w:id="304" w:author="Solimine, Jaclyn V [2]" w:date="2018-04-26T12:39:00Z">
        <w:r w:rsidR="00DD2E84" w:rsidDel="00A40DC9">
          <w:delText xml:space="preserve">The distribution of the students’ final grades can be observed in </w:delText>
        </w:r>
        <w:r w:rsidR="00DD2E84" w:rsidRPr="00FD57F6" w:rsidDel="00A40DC9">
          <w:rPr>
            <w:rPrChange w:id="305" w:author="Solimine, Jaclyn V" w:date="2018-04-22T13:31:00Z">
              <w:rPr>
                <w:highlight w:val="yellow"/>
              </w:rPr>
            </w:rPrChange>
          </w:rPr>
          <w:delText xml:space="preserve">Figure </w:delText>
        </w:r>
      </w:del>
      <w:ins w:id="306" w:author="Solimine, Jaclyn V" w:date="2018-04-22T13:31:00Z">
        <w:del w:id="307" w:author="Solimine, Jaclyn V [2]" w:date="2018-04-26T12:39:00Z">
          <w:r w:rsidR="00FD57F6" w:rsidRPr="00FD57F6" w:rsidDel="00A40DC9">
            <w:delText>1</w:delText>
          </w:r>
        </w:del>
      </w:ins>
      <w:del w:id="308" w:author="Solimine, Jaclyn V [2]" w:date="2018-04-26T12:39:00Z">
        <w:r w:rsidR="00DD2E84" w:rsidRPr="00FD57F6" w:rsidDel="00A40DC9">
          <w:rPr>
            <w:rPrChange w:id="309" w:author="Solimine, Jaclyn V" w:date="2018-04-22T13:31:00Z">
              <w:rPr>
                <w:highlight w:val="yellow"/>
              </w:rPr>
            </w:rPrChange>
          </w:rPr>
          <w:delText>X.</w:delText>
        </w:r>
        <w:r w:rsidR="00DD2E84" w:rsidDel="00A40DC9">
          <w:delText xml:space="preserve"> </w:delText>
        </w:r>
        <w:r w:rsidR="008660AF" w:rsidDel="00A40DC9">
          <w:delText xml:space="preserve"> </w:delText>
        </w:r>
      </w:del>
    </w:p>
    <w:p w14:paraId="62F69180" w14:textId="054AD900" w:rsidR="00DD2E84" w:rsidDel="00A40DC9" w:rsidRDefault="00DD2E84">
      <w:pPr>
        <w:jc w:val="both"/>
        <w:rPr>
          <w:del w:id="310" w:author="Solimine, Jaclyn V [2]" w:date="2018-04-26T12:40:00Z"/>
        </w:rPr>
      </w:pPr>
    </w:p>
    <w:p w14:paraId="7BBAB98A" w14:textId="5599BBCB" w:rsidR="00FD57F6" w:rsidDel="00A40DC9" w:rsidRDefault="00DD2E84">
      <w:pPr>
        <w:keepNext/>
        <w:jc w:val="both"/>
        <w:rPr>
          <w:ins w:id="311" w:author="Solimine, Jaclyn V" w:date="2018-04-22T13:32:00Z"/>
          <w:del w:id="312" w:author="Solimine, Jaclyn V [2]" w:date="2018-04-26T12:40:00Z"/>
        </w:rPr>
        <w:pPrChange w:id="313" w:author="Solimine, Jaclyn V [2]" w:date="2018-04-26T12:40:00Z">
          <w:pPr>
            <w:jc w:val="center"/>
          </w:pPr>
        </w:pPrChange>
      </w:pPr>
      <w:del w:id="314" w:author="Solimine, Jaclyn V [2]" w:date="2018-04-26T12:40:00Z">
        <w:r w:rsidDel="00A40DC9">
          <w:rPr>
            <w:noProof/>
          </w:rPr>
          <w:drawing>
            <wp:inline distT="0" distB="0" distL="0" distR="0" wp14:anchorId="053788FA" wp14:editId="1C99003C">
              <wp:extent cx="3688278" cy="2466975"/>
              <wp:effectExtent l="0" t="0" r="7620" b="0"/>
              <wp:docPr id="14137552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3688278" cy="2466975"/>
                      </a:xfrm>
                      <a:prstGeom prst="rect">
                        <a:avLst/>
                      </a:prstGeom>
                    </pic:spPr>
                  </pic:pic>
                </a:graphicData>
              </a:graphic>
            </wp:inline>
          </w:drawing>
        </w:r>
      </w:del>
    </w:p>
    <w:p w14:paraId="1985A481" w14:textId="6C3B9047" w:rsidR="00DD2E84" w:rsidRPr="00FD57F6" w:rsidDel="00A40DC9" w:rsidRDefault="00FD57F6">
      <w:pPr>
        <w:keepNext/>
        <w:jc w:val="both"/>
        <w:rPr>
          <w:del w:id="315" w:author="Solimine, Jaclyn V [2]" w:date="2018-04-26T12:40:00Z"/>
          <w:sz w:val="28"/>
          <w:rPrChange w:id="316" w:author="Solimine, Jaclyn V" w:date="2018-04-22T13:32:00Z">
            <w:rPr>
              <w:del w:id="317" w:author="Solimine, Jaclyn V [2]" w:date="2018-04-26T12:40:00Z"/>
            </w:rPr>
          </w:rPrChange>
        </w:rPr>
        <w:pPrChange w:id="318" w:author="Solimine, Jaclyn V [2]" w:date="2018-04-26T12:40:00Z">
          <w:pPr>
            <w:jc w:val="center"/>
          </w:pPr>
        </w:pPrChange>
      </w:pPr>
      <w:ins w:id="319" w:author="Solimine, Jaclyn V" w:date="2018-04-22T13:32:00Z">
        <w:del w:id="320" w:author="Solimine, Jaclyn V [2]" w:date="2018-04-26T12:40:00Z">
          <w:r w:rsidRPr="00FD57F6" w:rsidDel="00A40DC9">
            <w:rPr>
              <w:iCs/>
              <w:rPrChange w:id="321" w:author="Solimine, Jaclyn V" w:date="2018-04-22T13:32:00Z">
                <w:rPr>
                  <w:i/>
                  <w:iCs/>
                </w:rPr>
              </w:rPrChange>
            </w:rPr>
            <w:delText xml:space="preserve">Figure </w:delText>
          </w:r>
          <w:r w:rsidRPr="00FD57F6" w:rsidDel="00A40DC9">
            <w:rPr>
              <w:iCs/>
              <w:rPrChange w:id="322" w:author="Solimine, Jaclyn V" w:date="2018-04-22T13:32:00Z">
                <w:rPr>
                  <w:i/>
                  <w:iCs/>
                </w:rPr>
              </w:rPrChange>
            </w:rPr>
            <w:fldChar w:fldCharType="begin"/>
          </w:r>
          <w:r w:rsidRPr="00FD57F6" w:rsidDel="00A40DC9">
            <w:rPr>
              <w:iCs/>
              <w:rPrChange w:id="323" w:author="Solimine, Jaclyn V" w:date="2018-04-22T13:32:00Z">
                <w:rPr>
                  <w:i/>
                  <w:iCs/>
                </w:rPr>
              </w:rPrChange>
            </w:rPr>
            <w:delInstrText xml:space="preserve"> SEQ Figure \* ARABIC </w:delInstrText>
          </w:r>
        </w:del>
      </w:ins>
      <w:del w:id="324" w:author="Solimine, Jaclyn V [2]" w:date="2018-04-26T12:40:00Z">
        <w:r w:rsidRPr="00FD57F6" w:rsidDel="00A40DC9">
          <w:rPr>
            <w:iCs/>
            <w:rPrChange w:id="325" w:author="Solimine, Jaclyn V" w:date="2018-04-22T13:32:00Z">
              <w:rPr>
                <w:i/>
                <w:iCs/>
              </w:rPr>
            </w:rPrChange>
          </w:rPr>
          <w:fldChar w:fldCharType="separate"/>
        </w:r>
      </w:del>
      <w:ins w:id="326" w:author="Solimine, Jaclyn V" w:date="2018-04-22T13:32:00Z">
        <w:del w:id="327" w:author="Solimine, Jaclyn V [2]" w:date="2018-04-26T12:12:00Z">
          <w:r w:rsidRPr="00FD57F6" w:rsidDel="00F14999">
            <w:rPr>
              <w:iCs/>
              <w:noProof/>
              <w:rPrChange w:id="328" w:author="Solimine, Jaclyn V" w:date="2018-04-22T13:32:00Z">
                <w:rPr>
                  <w:i/>
                  <w:iCs/>
                  <w:noProof/>
                </w:rPr>
              </w:rPrChange>
            </w:rPr>
            <w:delText>1</w:delText>
          </w:r>
        </w:del>
        <w:del w:id="329" w:author="Solimine, Jaclyn V [2]" w:date="2018-04-26T12:40:00Z">
          <w:r w:rsidRPr="00FD57F6" w:rsidDel="00A40DC9">
            <w:rPr>
              <w:iCs/>
              <w:rPrChange w:id="330" w:author="Solimine, Jaclyn V" w:date="2018-04-22T13:32:00Z">
                <w:rPr>
                  <w:i/>
                  <w:iCs/>
                </w:rPr>
              </w:rPrChange>
            </w:rPr>
            <w:fldChar w:fldCharType="end"/>
          </w:r>
          <w:r w:rsidRPr="00FD57F6" w:rsidDel="00A40DC9">
            <w:rPr>
              <w:iCs/>
              <w:rPrChange w:id="331" w:author="Solimine, Jaclyn V" w:date="2018-04-22T13:32:00Z">
                <w:rPr>
                  <w:i/>
                  <w:iCs/>
                </w:rPr>
              </w:rPrChange>
            </w:rPr>
            <w:delText>: Final grade distribution</w:delText>
          </w:r>
        </w:del>
      </w:ins>
    </w:p>
    <w:p w14:paraId="1000A28E" w14:textId="257DF1FA" w:rsidR="00DD2E84" w:rsidDel="00A40DC9" w:rsidRDefault="00DD2E84">
      <w:pPr>
        <w:jc w:val="both"/>
        <w:rPr>
          <w:del w:id="332" w:author="Solimine, Jaclyn V [2]" w:date="2018-04-26T12:40:00Z"/>
        </w:rPr>
      </w:pPr>
    </w:p>
    <w:p w14:paraId="59DE8D0D" w14:textId="40152F4C" w:rsidR="00DC6A30" w:rsidRDefault="008660AF">
      <w:pPr>
        <w:keepNext/>
        <w:jc w:val="both"/>
        <w:pPrChange w:id="333" w:author="Solimine, Jaclyn V [2]" w:date="2018-04-26T12:40:00Z">
          <w:pPr>
            <w:jc w:val="both"/>
          </w:pPr>
        </w:pPrChange>
      </w:pPr>
      <w:r>
        <w:t>These output variables were</w:t>
      </w:r>
      <w:r w:rsidR="00EC6143">
        <w:t xml:space="preserve"> processed to create new</w:t>
      </w:r>
      <w:ins w:id="334" w:author="Solimine, Jaclyn V" w:date="2018-04-22T13:33:00Z">
        <w:r w:rsidR="00FD57F6">
          <w:t xml:space="preserve"> binary and multiclass</w:t>
        </w:r>
      </w:ins>
      <w:r w:rsidR="00EC6143" w:rsidRPr="02676EF7">
        <w:t xml:space="preserve"> </w:t>
      </w:r>
      <w:ins w:id="335" w:author="Solimine, Jaclyn V" w:date="2018-04-22T13:33:00Z">
        <w:r w:rsidR="00FD57F6">
          <w:t xml:space="preserve">output </w:t>
        </w:r>
      </w:ins>
      <w:del w:id="336" w:author="Solimine, Jaclyn V" w:date="2018-04-22T13:33:00Z">
        <w:r w:rsidR="00EC6143" w:rsidDel="00FD57F6">
          <w:delText xml:space="preserve">class </w:delText>
        </w:r>
      </w:del>
      <w:r w:rsidR="00EC6143">
        <w:t>labels</w:t>
      </w:r>
      <w:ins w:id="337" w:author="Solimine, Jaclyn V [2]" w:date="2018-04-26T12:41:00Z">
        <w:r w:rsidR="00A40DC9" w:rsidRPr="02676EF7">
          <w:t>,</w:t>
        </w:r>
      </w:ins>
      <w:ins w:id="338" w:author="Solimine, Jaclyn V [2]" w:date="2018-04-26T12:40:00Z">
        <w:r w:rsidR="00A40DC9" w:rsidRPr="02676EF7">
          <w:t xml:space="preserve"> </w:t>
        </w:r>
      </w:ins>
      <w:ins w:id="339" w:author="Solimine, Jaclyn V [2]" w:date="2018-04-26T12:41:00Z">
        <w:r w:rsidR="00A40DC9">
          <w:t xml:space="preserve">which are </w:t>
        </w:r>
      </w:ins>
      <w:del w:id="340" w:author="Solimine, Jaclyn V [2]" w:date="2018-04-26T12:40:00Z">
        <w:r w:rsidDel="00A40DC9">
          <w:delText>, as</w:delText>
        </w:r>
      </w:del>
      <w:del w:id="341" w:author="Solimine, Jaclyn V [2]" w:date="2018-04-26T12:41:00Z">
        <w:r w:rsidDel="00A40DC9">
          <w:delText xml:space="preserve"> </w:delText>
        </w:r>
      </w:del>
      <w:r>
        <w:t xml:space="preserve">outlined in </w:t>
      </w:r>
      <w:r w:rsidRPr="00FD57F6">
        <w:rPr>
          <w:rPrChange w:id="342" w:author="Solimine, Jaclyn V" w:date="2018-04-22T13:33:00Z">
            <w:rPr>
              <w:highlight w:val="yellow"/>
            </w:rPr>
          </w:rPrChange>
        </w:rPr>
        <w:t xml:space="preserve">Table </w:t>
      </w:r>
      <w:ins w:id="343" w:author="Solimine, Jaclyn V" w:date="2018-04-22T13:33:00Z">
        <w:r w:rsidR="00FD57F6" w:rsidRPr="00FD57F6">
          <w:rPr>
            <w:rPrChange w:id="344" w:author="Solimine, Jaclyn V" w:date="2018-04-22T13:33:00Z">
              <w:rPr>
                <w:highlight w:val="yellow"/>
              </w:rPr>
            </w:rPrChange>
          </w:rPr>
          <w:t>1</w:t>
        </w:r>
      </w:ins>
      <w:del w:id="345" w:author="Solimine, Jaclyn V" w:date="2018-04-22T13:33:00Z">
        <w:r w:rsidRPr="00FD57F6" w:rsidDel="00FD57F6">
          <w:rPr>
            <w:rPrChange w:id="346" w:author="Solimine, Jaclyn V" w:date="2018-04-22T13:33:00Z">
              <w:rPr>
                <w:highlight w:val="yellow"/>
              </w:rPr>
            </w:rPrChange>
          </w:rPr>
          <w:delText>2</w:delText>
        </w:r>
      </w:del>
      <w:r w:rsidRPr="02676EF7">
        <w:rPr>
          <w:rPrChange w:id="347" w:author="Buthelo, AaronRaymond" w:date="2018-04-28T21:03:00Z">
            <w:rPr>
              <w:highlight w:val="yellow"/>
            </w:rPr>
          </w:rPrChange>
        </w:rPr>
        <w:t>.</w:t>
      </w:r>
      <w:ins w:id="348" w:author="Solimine, Jaclyn V [2]" w:date="2018-04-26T12:41:00Z">
        <w:r w:rsidR="00A40DC9">
          <w:t xml:space="preserve"> Figure 1 has also been provided as a visual representation of the class labels and dist</w:t>
        </w:r>
      </w:ins>
      <w:ins w:id="349" w:author="Solimine, Jaclyn V [2]" w:date="2018-04-26T12:45:00Z">
        <w:r w:rsidR="00A40DC9">
          <w:t>r</w:t>
        </w:r>
      </w:ins>
      <w:ins w:id="350" w:author="Solimine, Jaclyn V [2]" w:date="2018-04-26T12:41:00Z">
        <w:r w:rsidR="00A40DC9">
          <w:t xml:space="preserve">ibutions. </w:t>
        </w:r>
      </w:ins>
      <w:r w:rsidRPr="02676EF7">
        <w:t xml:space="preserve"> </w:t>
      </w:r>
      <w:ins w:id="351" w:author="Solimine, Jaclyn V" w:date="2018-04-22T13:35:00Z">
        <w:r w:rsidR="000D4DCD">
          <w:t>These new classes were created in order to observe the success of the developed classifiers in differentiating between</w:t>
        </w:r>
      </w:ins>
      <w:ins w:id="352" w:author="Solimine, Jaclyn V" w:date="2018-04-22T13:36:00Z">
        <w:r w:rsidR="000D4DCD">
          <w:t xml:space="preserve"> either </w:t>
        </w:r>
      </w:ins>
      <w:ins w:id="353" w:author="Solimine, Jaclyn V" w:date="2018-04-22T13:35:00Z">
        <w:r w:rsidR="000D4DCD">
          <w:t xml:space="preserve">two </w:t>
        </w:r>
      </w:ins>
      <w:ins w:id="354" w:author="Solimine, Jaclyn V" w:date="2018-04-22T13:36:00Z">
        <w:r w:rsidR="000D4DCD">
          <w:t xml:space="preserve">classes </w:t>
        </w:r>
      </w:ins>
      <w:ins w:id="355" w:author="Solimine, Jaclyn V" w:date="2018-04-22T13:35:00Z">
        <w:r w:rsidR="000D4DCD">
          <w:t xml:space="preserve">or multiple classes, while also ensuring that the classes </w:t>
        </w:r>
      </w:ins>
      <w:ins w:id="356" w:author="Solimine, Jaclyn V" w:date="2018-04-22T13:36:00Z">
        <w:r w:rsidR="000D4DCD">
          <w:t>wer</w:t>
        </w:r>
      </w:ins>
      <w:ins w:id="357" w:author="Solimine, Jaclyn V" w:date="2018-04-22T13:35:00Z">
        <w:r w:rsidR="000D4DCD">
          <w:t>e fairly balanced</w:t>
        </w:r>
      </w:ins>
      <w:ins w:id="358" w:author="Solimine, Jaclyn V" w:date="2018-04-22T13:37:00Z">
        <w:r w:rsidR="000D4DCD">
          <w:t xml:space="preserve"> in terms of available sample data.</w:t>
        </w:r>
      </w:ins>
    </w:p>
    <w:p w14:paraId="4FF11899" w14:textId="09A0CF7D" w:rsidR="005B310F" w:rsidRDefault="005B310F" w:rsidP="00A40DC9">
      <w:pPr>
        <w:jc w:val="both"/>
      </w:pPr>
    </w:p>
    <w:tbl>
      <w:tblPr>
        <w:tblStyle w:val="TableGrid"/>
        <w:tblpPr w:leftFromText="180" w:rightFromText="180" w:vertAnchor="text" w:horzAnchor="margin" w:tblpY="616"/>
        <w:tblW w:w="0" w:type="auto"/>
        <w:tblLook w:val="04A0" w:firstRow="1" w:lastRow="0" w:firstColumn="1" w:lastColumn="0" w:noHBand="0" w:noVBand="1"/>
        <w:tblPrChange w:id="359" w:author="Buthelo, AaronRaymond" w:date="2018-04-28T21:03:00Z">
          <w:tblPr>
            <w:tblStyle w:val="TableGrid"/>
            <w:tblpPr w:leftFromText="180" w:rightFromText="180" w:vertAnchor="text" w:horzAnchor="margin" w:tblpY="616"/>
            <w:tblW w:w="0" w:type="auto"/>
            <w:tblLook w:val="04A0" w:firstRow="1" w:lastRow="0" w:firstColumn="1" w:lastColumn="0" w:noHBand="0" w:noVBand="1"/>
          </w:tblPr>
        </w:tblPrChange>
      </w:tblPr>
      <w:tblGrid>
        <w:gridCol w:w="1615"/>
        <w:gridCol w:w="1980"/>
        <w:gridCol w:w="1260"/>
        <w:tblGridChange w:id="360">
          <w:tblGrid>
            <w:gridCol w:w="360"/>
            <w:gridCol w:w="360"/>
            <w:gridCol w:w="360"/>
          </w:tblGrid>
        </w:tblGridChange>
      </w:tblGrid>
      <w:tr w:rsidR="00A40DC9" w14:paraId="77372093" w14:textId="77777777" w:rsidTr="02676EF7">
        <w:trPr>
          <w:trHeight w:val="359"/>
          <w:ins w:id="361" w:author="Solimine, Jaclyn V [2]" w:date="2018-04-26T12:44:00Z"/>
        </w:trPr>
        <w:tc>
          <w:tcPr>
            <w:tcW w:w="1615" w:type="dxa"/>
            <w:shd w:val="clear" w:color="auto" w:fill="D9D9D9" w:themeFill="background1" w:themeFillShade="D9"/>
            <w:vAlign w:val="center"/>
            <w:tcPrChange w:id="362" w:author="Buthelo, AaronRaymond" w:date="2018-04-28T21:03:00Z">
              <w:tcPr>
                <w:tcW w:w="1615" w:type="dxa"/>
                <w:shd w:val="clear" w:color="auto" w:fill="D9D9D9" w:themeFill="background1" w:themeFillShade="D9"/>
              </w:tcPr>
            </w:tcPrChange>
          </w:tcPr>
          <w:p w14:paraId="52CA93DC" w14:textId="77777777" w:rsidR="00A40DC9" w:rsidRPr="007D6935" w:rsidRDefault="00A40DC9">
            <w:pPr>
              <w:jc w:val="center"/>
              <w:rPr>
                <w:ins w:id="363" w:author="Solimine, Jaclyn V [2]" w:date="2018-04-26T12:44:00Z"/>
                <w:b/>
                <w:bCs/>
                <w:rPrChange w:id="364" w:author="Buthelo, AaronRaymond" w:date="2018-04-28T20:57:00Z">
                  <w:rPr>
                    <w:ins w:id="365" w:author="Solimine, Jaclyn V [2]" w:date="2018-04-26T12:44:00Z"/>
                  </w:rPr>
                </w:rPrChange>
              </w:rPr>
            </w:pPr>
            <w:ins w:id="366" w:author="Solimine, Jaclyn V [2]" w:date="2018-04-26T12:44:00Z">
              <w:r w:rsidRPr="00124ED1">
                <w:rPr>
                  <w:b/>
                  <w:bCs/>
                </w:rPr>
                <w:t>Class Label Type</w:t>
              </w:r>
            </w:ins>
          </w:p>
        </w:tc>
        <w:tc>
          <w:tcPr>
            <w:tcW w:w="1980" w:type="dxa"/>
            <w:shd w:val="clear" w:color="auto" w:fill="D9D9D9" w:themeFill="background1" w:themeFillShade="D9"/>
            <w:vAlign w:val="center"/>
            <w:tcPrChange w:id="367" w:author="Buthelo, AaronRaymond" w:date="2018-04-28T21:03:00Z">
              <w:tcPr>
                <w:tcW w:w="1980" w:type="dxa"/>
                <w:shd w:val="clear" w:color="auto" w:fill="D9D9D9" w:themeFill="background1" w:themeFillShade="D9"/>
              </w:tcPr>
            </w:tcPrChange>
          </w:tcPr>
          <w:p w14:paraId="40974400" w14:textId="77777777" w:rsidR="00A40DC9" w:rsidRPr="007D6935" w:rsidRDefault="00A40DC9">
            <w:pPr>
              <w:jc w:val="center"/>
              <w:rPr>
                <w:ins w:id="368" w:author="Solimine, Jaclyn V [2]" w:date="2018-04-26T12:44:00Z"/>
                <w:b/>
                <w:bCs/>
                <w:rPrChange w:id="369" w:author="Buthelo, AaronRaymond" w:date="2018-04-28T20:57:00Z">
                  <w:rPr>
                    <w:ins w:id="370" w:author="Solimine, Jaclyn V [2]" w:date="2018-04-26T12:44:00Z"/>
                  </w:rPr>
                </w:rPrChange>
              </w:rPr>
            </w:pPr>
            <w:ins w:id="371" w:author="Solimine, Jaclyn V [2]" w:date="2018-04-26T12:44:00Z">
              <w:r w:rsidRPr="00124ED1">
                <w:rPr>
                  <w:b/>
                  <w:bCs/>
                </w:rPr>
                <w:t>Range (Original Scale)</w:t>
              </w:r>
            </w:ins>
          </w:p>
        </w:tc>
        <w:tc>
          <w:tcPr>
            <w:tcW w:w="1260" w:type="dxa"/>
            <w:shd w:val="clear" w:color="auto" w:fill="D9D9D9" w:themeFill="background1" w:themeFillShade="D9"/>
            <w:vAlign w:val="center"/>
            <w:tcPrChange w:id="372" w:author="Buthelo, AaronRaymond" w:date="2018-04-28T21:03:00Z">
              <w:tcPr>
                <w:tcW w:w="1260" w:type="dxa"/>
                <w:shd w:val="clear" w:color="auto" w:fill="D9D9D9" w:themeFill="background1" w:themeFillShade="D9"/>
              </w:tcPr>
            </w:tcPrChange>
          </w:tcPr>
          <w:p w14:paraId="06188F1E" w14:textId="77777777" w:rsidR="00A40DC9" w:rsidRPr="007D6935" w:rsidRDefault="00A40DC9">
            <w:pPr>
              <w:jc w:val="center"/>
              <w:rPr>
                <w:ins w:id="373" w:author="Solimine, Jaclyn V [2]" w:date="2018-04-26T12:44:00Z"/>
                <w:b/>
                <w:bCs/>
                <w:rPrChange w:id="374" w:author="Buthelo, AaronRaymond" w:date="2018-04-28T20:57:00Z">
                  <w:rPr>
                    <w:ins w:id="375" w:author="Solimine, Jaclyn V [2]" w:date="2018-04-26T12:44:00Z"/>
                  </w:rPr>
                </w:rPrChange>
              </w:rPr>
            </w:pPr>
            <w:ins w:id="376" w:author="Solimine, Jaclyn V [2]" w:date="2018-04-26T12:44:00Z">
              <w:r w:rsidRPr="00124ED1">
                <w:rPr>
                  <w:b/>
                  <w:bCs/>
                </w:rPr>
                <w:t>New Label</w:t>
              </w:r>
            </w:ins>
          </w:p>
        </w:tc>
      </w:tr>
      <w:tr w:rsidR="00A40DC9" w14:paraId="34BA6E3D" w14:textId="77777777" w:rsidTr="02676EF7">
        <w:trPr>
          <w:ins w:id="377" w:author="Solimine, Jaclyn V [2]" w:date="2018-04-26T12:44:00Z"/>
        </w:trPr>
        <w:tc>
          <w:tcPr>
            <w:tcW w:w="1615" w:type="dxa"/>
            <w:vMerge w:val="restart"/>
            <w:shd w:val="clear" w:color="auto" w:fill="D9D9D9" w:themeFill="background1" w:themeFillShade="D9"/>
            <w:vAlign w:val="center"/>
            <w:tcPrChange w:id="378" w:author="Buthelo, AaronRaymond" w:date="2018-04-28T21:03:00Z">
              <w:tcPr>
                <w:tcW w:w="1615" w:type="dxa"/>
                <w:vMerge w:val="restart"/>
                <w:shd w:val="clear" w:color="auto" w:fill="D9D9D9" w:themeFill="background1" w:themeFillShade="D9"/>
              </w:tcPr>
            </w:tcPrChange>
          </w:tcPr>
          <w:p w14:paraId="18E9ADD4" w14:textId="77777777" w:rsidR="00A40DC9" w:rsidRDefault="00A40DC9" w:rsidP="75D2AEB5">
            <w:pPr>
              <w:jc w:val="center"/>
              <w:rPr>
                <w:ins w:id="379" w:author="Solimine, Jaclyn V [2]" w:date="2018-04-26T12:44:00Z"/>
              </w:rPr>
            </w:pPr>
            <w:ins w:id="380" w:author="Solimine, Jaclyn V [2]" w:date="2018-04-26T12:44:00Z">
              <w:r>
                <w:t>Binary</w:t>
              </w:r>
            </w:ins>
          </w:p>
        </w:tc>
        <w:tc>
          <w:tcPr>
            <w:tcW w:w="1980" w:type="dxa"/>
            <w:vAlign w:val="center"/>
            <w:tcPrChange w:id="381" w:author="Buthelo, AaronRaymond" w:date="2018-04-28T21:03:00Z">
              <w:tcPr>
                <w:tcW w:w="1980" w:type="dxa"/>
              </w:tcPr>
            </w:tcPrChange>
          </w:tcPr>
          <w:p w14:paraId="57BE4C65" w14:textId="77777777" w:rsidR="00A40DC9" w:rsidRDefault="00A40DC9" w:rsidP="02676EF7">
            <w:pPr>
              <w:jc w:val="center"/>
              <w:rPr>
                <w:ins w:id="382" w:author="Solimine, Jaclyn V [2]" w:date="2018-04-26T12:44:00Z"/>
              </w:rPr>
            </w:pPr>
            <w:ins w:id="383" w:author="Solimine, Jaclyn V [2]" w:date="2018-04-26T12:44:00Z">
              <w:r>
                <w:t>0-10</w:t>
              </w:r>
            </w:ins>
          </w:p>
        </w:tc>
        <w:tc>
          <w:tcPr>
            <w:tcW w:w="1260" w:type="dxa"/>
            <w:vAlign w:val="center"/>
            <w:tcPrChange w:id="384" w:author="Buthelo, AaronRaymond" w:date="2018-04-28T21:03:00Z">
              <w:tcPr>
                <w:tcW w:w="1260" w:type="dxa"/>
              </w:tcPr>
            </w:tcPrChange>
          </w:tcPr>
          <w:p w14:paraId="3A85A93D" w14:textId="77777777" w:rsidR="00A40DC9" w:rsidRDefault="00A40DC9" w:rsidP="02676EF7">
            <w:pPr>
              <w:jc w:val="center"/>
              <w:rPr>
                <w:ins w:id="385" w:author="Solimine, Jaclyn V [2]" w:date="2018-04-26T12:44:00Z"/>
              </w:rPr>
            </w:pPr>
            <w:ins w:id="386" w:author="Solimine, Jaclyn V [2]" w:date="2018-04-26T12:44:00Z">
              <w:r>
                <w:t>0</w:t>
              </w:r>
            </w:ins>
          </w:p>
        </w:tc>
      </w:tr>
      <w:tr w:rsidR="00A40DC9" w14:paraId="6C9532EA" w14:textId="77777777" w:rsidTr="02676EF7">
        <w:trPr>
          <w:ins w:id="387" w:author="Solimine, Jaclyn V [2]" w:date="2018-04-26T12:44:00Z"/>
        </w:trPr>
        <w:tc>
          <w:tcPr>
            <w:tcW w:w="1615" w:type="dxa"/>
            <w:vMerge/>
            <w:shd w:val="clear" w:color="auto" w:fill="D9D9D9" w:themeFill="background1" w:themeFillShade="D9"/>
            <w:vAlign w:val="center"/>
            <w:tcPrChange w:id="388" w:author="Buthelo, AaronRaymond" w:date="2018-04-28T21:03:00Z">
              <w:tcPr>
                <w:tcW w:w="0" w:type="auto"/>
                <w:vMerge/>
              </w:tcPr>
            </w:tcPrChange>
          </w:tcPr>
          <w:p w14:paraId="6F23F545" w14:textId="77777777" w:rsidR="00A40DC9" w:rsidRDefault="00A40DC9" w:rsidP="00A40DC9">
            <w:pPr>
              <w:jc w:val="center"/>
              <w:rPr>
                <w:ins w:id="389" w:author="Solimine, Jaclyn V [2]" w:date="2018-04-26T12:44:00Z"/>
              </w:rPr>
            </w:pPr>
          </w:p>
        </w:tc>
        <w:tc>
          <w:tcPr>
            <w:tcW w:w="1980" w:type="dxa"/>
            <w:vAlign w:val="center"/>
            <w:tcPrChange w:id="390" w:author="Buthelo, AaronRaymond" w:date="2018-04-28T21:03:00Z">
              <w:tcPr>
                <w:tcW w:w="1980" w:type="dxa"/>
              </w:tcPr>
            </w:tcPrChange>
          </w:tcPr>
          <w:p w14:paraId="51855379" w14:textId="77777777" w:rsidR="00A40DC9" w:rsidRDefault="00A40DC9" w:rsidP="02676EF7">
            <w:pPr>
              <w:jc w:val="center"/>
              <w:rPr>
                <w:ins w:id="391" w:author="Solimine, Jaclyn V [2]" w:date="2018-04-26T12:44:00Z"/>
              </w:rPr>
            </w:pPr>
            <w:ins w:id="392" w:author="Solimine, Jaclyn V [2]" w:date="2018-04-26T12:44:00Z">
              <w:r>
                <w:t>11-20</w:t>
              </w:r>
            </w:ins>
          </w:p>
        </w:tc>
        <w:tc>
          <w:tcPr>
            <w:tcW w:w="1260" w:type="dxa"/>
            <w:vAlign w:val="center"/>
            <w:tcPrChange w:id="393" w:author="Buthelo, AaronRaymond" w:date="2018-04-28T21:03:00Z">
              <w:tcPr>
                <w:tcW w:w="1260" w:type="dxa"/>
              </w:tcPr>
            </w:tcPrChange>
          </w:tcPr>
          <w:p w14:paraId="02E02918" w14:textId="77777777" w:rsidR="00A40DC9" w:rsidRDefault="00A40DC9" w:rsidP="02676EF7">
            <w:pPr>
              <w:jc w:val="center"/>
              <w:rPr>
                <w:ins w:id="394" w:author="Solimine, Jaclyn V [2]" w:date="2018-04-26T12:44:00Z"/>
              </w:rPr>
            </w:pPr>
            <w:ins w:id="395" w:author="Solimine, Jaclyn V [2]" w:date="2018-04-26T12:44:00Z">
              <w:r>
                <w:t>1</w:t>
              </w:r>
            </w:ins>
          </w:p>
        </w:tc>
      </w:tr>
      <w:tr w:rsidR="00A40DC9" w14:paraId="1310EC71" w14:textId="77777777" w:rsidTr="02676EF7">
        <w:trPr>
          <w:ins w:id="396" w:author="Solimine, Jaclyn V [2]" w:date="2018-04-26T12:44:00Z"/>
        </w:trPr>
        <w:tc>
          <w:tcPr>
            <w:tcW w:w="1615" w:type="dxa"/>
            <w:vMerge w:val="restart"/>
            <w:shd w:val="clear" w:color="auto" w:fill="D9D9D9" w:themeFill="background1" w:themeFillShade="D9"/>
            <w:vAlign w:val="center"/>
            <w:tcPrChange w:id="397" w:author="Buthelo, AaronRaymond" w:date="2018-04-28T21:03:00Z">
              <w:tcPr>
                <w:tcW w:w="1615" w:type="dxa"/>
                <w:vMerge w:val="restart"/>
                <w:shd w:val="clear" w:color="auto" w:fill="D9D9D9" w:themeFill="background1" w:themeFillShade="D9"/>
              </w:tcPr>
            </w:tcPrChange>
          </w:tcPr>
          <w:p w14:paraId="32CF39DD" w14:textId="77777777" w:rsidR="00A40DC9" w:rsidRPr="00A40DC9" w:rsidRDefault="00A40DC9" w:rsidP="75D2AEB5">
            <w:pPr>
              <w:jc w:val="center"/>
              <w:rPr>
                <w:ins w:id="398" w:author="Solimine, Jaclyn V [2]" w:date="2018-04-26T12:44:00Z"/>
              </w:rPr>
            </w:pPr>
            <w:ins w:id="399" w:author="Solimine, Jaclyn V [2]" w:date="2018-04-26T12:44:00Z">
              <w:r>
                <w:t>Multiclass</w:t>
              </w:r>
            </w:ins>
          </w:p>
        </w:tc>
        <w:tc>
          <w:tcPr>
            <w:tcW w:w="1980" w:type="dxa"/>
            <w:tcPrChange w:id="400" w:author="Buthelo, AaronRaymond" w:date="2018-04-28T21:03:00Z">
              <w:tcPr>
                <w:tcW w:w="0" w:type="auto"/>
              </w:tcPr>
            </w:tcPrChange>
          </w:tcPr>
          <w:p w14:paraId="52EBB19E" w14:textId="77777777" w:rsidR="00A40DC9" w:rsidRDefault="00A40DC9" w:rsidP="02676EF7">
            <w:pPr>
              <w:jc w:val="center"/>
              <w:rPr>
                <w:ins w:id="401" w:author="Solimine, Jaclyn V [2]" w:date="2018-04-26T12:44:00Z"/>
              </w:rPr>
            </w:pPr>
            <w:ins w:id="402" w:author="Solimine, Jaclyn V [2]" w:date="2018-04-26T12:44:00Z">
              <w:r>
                <w:t>0-5</w:t>
              </w:r>
            </w:ins>
          </w:p>
        </w:tc>
        <w:tc>
          <w:tcPr>
            <w:tcW w:w="1260" w:type="dxa"/>
            <w:tcPrChange w:id="403" w:author="Buthelo, AaronRaymond" w:date="2018-04-28T21:03:00Z">
              <w:tcPr>
                <w:tcW w:w="0" w:type="auto"/>
              </w:tcPr>
            </w:tcPrChange>
          </w:tcPr>
          <w:p w14:paraId="3709EE8A" w14:textId="77777777" w:rsidR="00A40DC9" w:rsidRDefault="00A40DC9" w:rsidP="02676EF7">
            <w:pPr>
              <w:jc w:val="center"/>
              <w:rPr>
                <w:ins w:id="404" w:author="Solimine, Jaclyn V [2]" w:date="2018-04-26T12:44:00Z"/>
              </w:rPr>
            </w:pPr>
            <w:ins w:id="405" w:author="Solimine, Jaclyn V [2]" w:date="2018-04-26T12:44:00Z">
              <w:r>
                <w:t>1</w:t>
              </w:r>
            </w:ins>
          </w:p>
        </w:tc>
      </w:tr>
      <w:tr w:rsidR="00A40DC9" w14:paraId="0BFDF9A4" w14:textId="77777777" w:rsidTr="02676EF7">
        <w:trPr>
          <w:ins w:id="406" w:author="Solimine, Jaclyn V [2]" w:date="2018-04-26T12:44:00Z"/>
        </w:trPr>
        <w:tc>
          <w:tcPr>
            <w:tcW w:w="1615" w:type="dxa"/>
            <w:vMerge/>
            <w:shd w:val="clear" w:color="auto" w:fill="D9D9D9" w:themeFill="background1" w:themeFillShade="D9"/>
            <w:vAlign w:val="center"/>
            <w:tcPrChange w:id="407" w:author="Buthelo, AaronRaymond" w:date="2018-04-28T21:03:00Z">
              <w:tcPr>
                <w:tcW w:w="0" w:type="auto"/>
                <w:vMerge/>
              </w:tcPr>
            </w:tcPrChange>
          </w:tcPr>
          <w:p w14:paraId="0B4B6965" w14:textId="77777777" w:rsidR="00A40DC9" w:rsidRDefault="00A40DC9" w:rsidP="00A40DC9">
            <w:pPr>
              <w:jc w:val="both"/>
              <w:rPr>
                <w:ins w:id="408" w:author="Solimine, Jaclyn V [2]" w:date="2018-04-26T12:44:00Z"/>
              </w:rPr>
            </w:pPr>
          </w:p>
        </w:tc>
        <w:tc>
          <w:tcPr>
            <w:tcW w:w="1980" w:type="dxa"/>
            <w:vAlign w:val="center"/>
            <w:tcPrChange w:id="409" w:author="Buthelo, AaronRaymond" w:date="2018-04-28T21:03:00Z">
              <w:tcPr>
                <w:tcW w:w="1980" w:type="dxa"/>
              </w:tcPr>
            </w:tcPrChange>
          </w:tcPr>
          <w:p w14:paraId="6716FFF6" w14:textId="77777777" w:rsidR="00A40DC9" w:rsidRDefault="00A40DC9" w:rsidP="02676EF7">
            <w:pPr>
              <w:jc w:val="center"/>
              <w:rPr>
                <w:ins w:id="410" w:author="Solimine, Jaclyn V [2]" w:date="2018-04-26T12:44:00Z"/>
              </w:rPr>
            </w:pPr>
            <w:ins w:id="411" w:author="Solimine, Jaclyn V [2]" w:date="2018-04-26T12:44:00Z">
              <w:r>
                <w:t>6-10</w:t>
              </w:r>
            </w:ins>
          </w:p>
        </w:tc>
        <w:tc>
          <w:tcPr>
            <w:tcW w:w="1260" w:type="dxa"/>
            <w:vAlign w:val="center"/>
            <w:tcPrChange w:id="412" w:author="Buthelo, AaronRaymond" w:date="2018-04-28T21:03:00Z">
              <w:tcPr>
                <w:tcW w:w="1260" w:type="dxa"/>
              </w:tcPr>
            </w:tcPrChange>
          </w:tcPr>
          <w:p w14:paraId="78666A03" w14:textId="77777777" w:rsidR="00A40DC9" w:rsidRDefault="00A40DC9" w:rsidP="02676EF7">
            <w:pPr>
              <w:jc w:val="center"/>
              <w:rPr>
                <w:ins w:id="413" w:author="Solimine, Jaclyn V [2]" w:date="2018-04-26T12:44:00Z"/>
              </w:rPr>
            </w:pPr>
            <w:ins w:id="414" w:author="Solimine, Jaclyn V [2]" w:date="2018-04-26T12:44:00Z">
              <w:r>
                <w:t>2</w:t>
              </w:r>
            </w:ins>
          </w:p>
        </w:tc>
      </w:tr>
      <w:tr w:rsidR="00A40DC9" w14:paraId="72F7D988" w14:textId="77777777" w:rsidTr="02676EF7">
        <w:trPr>
          <w:ins w:id="415" w:author="Solimine, Jaclyn V [2]" w:date="2018-04-26T12:44:00Z"/>
        </w:trPr>
        <w:tc>
          <w:tcPr>
            <w:tcW w:w="1615" w:type="dxa"/>
            <w:vMerge/>
            <w:shd w:val="clear" w:color="auto" w:fill="D9D9D9" w:themeFill="background1" w:themeFillShade="D9"/>
            <w:vAlign w:val="center"/>
            <w:tcPrChange w:id="416" w:author="Buthelo, AaronRaymond" w:date="2018-04-28T21:03:00Z">
              <w:tcPr>
                <w:tcW w:w="0" w:type="auto"/>
                <w:vMerge/>
              </w:tcPr>
            </w:tcPrChange>
          </w:tcPr>
          <w:p w14:paraId="295EC87E" w14:textId="77777777" w:rsidR="00A40DC9" w:rsidRDefault="00A40DC9" w:rsidP="00A40DC9">
            <w:pPr>
              <w:jc w:val="both"/>
              <w:rPr>
                <w:ins w:id="417" w:author="Solimine, Jaclyn V [2]" w:date="2018-04-26T12:44:00Z"/>
              </w:rPr>
            </w:pPr>
          </w:p>
        </w:tc>
        <w:tc>
          <w:tcPr>
            <w:tcW w:w="1980" w:type="dxa"/>
            <w:vAlign w:val="center"/>
            <w:tcPrChange w:id="418" w:author="Buthelo, AaronRaymond" w:date="2018-04-28T21:03:00Z">
              <w:tcPr>
                <w:tcW w:w="1980" w:type="dxa"/>
              </w:tcPr>
            </w:tcPrChange>
          </w:tcPr>
          <w:p w14:paraId="343E614A" w14:textId="77777777" w:rsidR="00A40DC9" w:rsidRDefault="00A40DC9" w:rsidP="02676EF7">
            <w:pPr>
              <w:jc w:val="center"/>
              <w:rPr>
                <w:ins w:id="419" w:author="Solimine, Jaclyn V [2]" w:date="2018-04-26T12:44:00Z"/>
              </w:rPr>
            </w:pPr>
            <w:ins w:id="420" w:author="Solimine, Jaclyn V [2]" w:date="2018-04-26T12:44:00Z">
              <w:r>
                <w:t>11-15</w:t>
              </w:r>
            </w:ins>
          </w:p>
        </w:tc>
        <w:tc>
          <w:tcPr>
            <w:tcW w:w="1260" w:type="dxa"/>
            <w:vAlign w:val="center"/>
            <w:tcPrChange w:id="421" w:author="Buthelo, AaronRaymond" w:date="2018-04-28T21:03:00Z">
              <w:tcPr>
                <w:tcW w:w="1260" w:type="dxa"/>
              </w:tcPr>
            </w:tcPrChange>
          </w:tcPr>
          <w:p w14:paraId="582733B7" w14:textId="77777777" w:rsidR="00A40DC9" w:rsidRDefault="00A40DC9" w:rsidP="02676EF7">
            <w:pPr>
              <w:jc w:val="center"/>
              <w:rPr>
                <w:ins w:id="422" w:author="Solimine, Jaclyn V [2]" w:date="2018-04-26T12:44:00Z"/>
              </w:rPr>
            </w:pPr>
            <w:ins w:id="423" w:author="Solimine, Jaclyn V [2]" w:date="2018-04-26T12:44:00Z">
              <w:r>
                <w:t>3</w:t>
              </w:r>
            </w:ins>
          </w:p>
        </w:tc>
      </w:tr>
      <w:tr w:rsidR="00A40DC9" w14:paraId="5A2E77AE" w14:textId="77777777" w:rsidTr="02676EF7">
        <w:trPr>
          <w:ins w:id="424" w:author="Solimine, Jaclyn V [2]" w:date="2018-04-26T12:44:00Z"/>
        </w:trPr>
        <w:tc>
          <w:tcPr>
            <w:tcW w:w="1615" w:type="dxa"/>
            <w:vMerge/>
            <w:shd w:val="clear" w:color="auto" w:fill="D9D9D9" w:themeFill="background1" w:themeFillShade="D9"/>
            <w:vAlign w:val="center"/>
            <w:tcPrChange w:id="425" w:author="Buthelo, AaronRaymond" w:date="2018-04-28T21:03:00Z">
              <w:tcPr>
                <w:tcW w:w="0" w:type="auto"/>
                <w:vMerge/>
              </w:tcPr>
            </w:tcPrChange>
          </w:tcPr>
          <w:p w14:paraId="29611F62" w14:textId="77777777" w:rsidR="00A40DC9" w:rsidRDefault="00A40DC9" w:rsidP="00A40DC9">
            <w:pPr>
              <w:jc w:val="both"/>
              <w:rPr>
                <w:ins w:id="426" w:author="Solimine, Jaclyn V [2]" w:date="2018-04-26T12:44:00Z"/>
              </w:rPr>
            </w:pPr>
          </w:p>
        </w:tc>
        <w:tc>
          <w:tcPr>
            <w:tcW w:w="1980" w:type="dxa"/>
            <w:vAlign w:val="center"/>
            <w:tcPrChange w:id="427" w:author="Buthelo, AaronRaymond" w:date="2018-04-28T21:03:00Z">
              <w:tcPr>
                <w:tcW w:w="1980" w:type="dxa"/>
              </w:tcPr>
            </w:tcPrChange>
          </w:tcPr>
          <w:p w14:paraId="0DFDB883" w14:textId="77777777" w:rsidR="00A40DC9" w:rsidRDefault="00A40DC9" w:rsidP="02676EF7">
            <w:pPr>
              <w:jc w:val="center"/>
              <w:rPr>
                <w:ins w:id="428" w:author="Solimine, Jaclyn V [2]" w:date="2018-04-26T12:44:00Z"/>
              </w:rPr>
            </w:pPr>
            <w:ins w:id="429" w:author="Solimine, Jaclyn V [2]" w:date="2018-04-26T12:44:00Z">
              <w:r>
                <w:t>16-20</w:t>
              </w:r>
            </w:ins>
          </w:p>
        </w:tc>
        <w:tc>
          <w:tcPr>
            <w:tcW w:w="1260" w:type="dxa"/>
            <w:vAlign w:val="center"/>
            <w:tcPrChange w:id="430" w:author="Buthelo, AaronRaymond" w:date="2018-04-28T21:03:00Z">
              <w:tcPr>
                <w:tcW w:w="1260" w:type="dxa"/>
              </w:tcPr>
            </w:tcPrChange>
          </w:tcPr>
          <w:p w14:paraId="599C3F1F" w14:textId="77777777" w:rsidR="00A40DC9" w:rsidRDefault="00A40DC9" w:rsidP="02676EF7">
            <w:pPr>
              <w:jc w:val="center"/>
              <w:rPr>
                <w:ins w:id="431" w:author="Solimine, Jaclyn V [2]" w:date="2018-04-26T12:44:00Z"/>
              </w:rPr>
            </w:pPr>
            <w:ins w:id="432" w:author="Solimine, Jaclyn V [2]" w:date="2018-04-26T12:44:00Z">
              <w:r>
                <w:t>4</w:t>
              </w:r>
            </w:ins>
          </w:p>
        </w:tc>
      </w:tr>
    </w:tbl>
    <w:p w14:paraId="48E3EF22" w14:textId="0AAE8819" w:rsidR="000D4DCD" w:rsidRPr="00F14999" w:rsidRDefault="00A40DC9">
      <w:pPr>
        <w:pStyle w:val="Caption"/>
        <w:keepNext/>
        <w:jc w:val="center"/>
        <w:rPr>
          <w:ins w:id="433" w:author="Solimine, Jaclyn V" w:date="2018-04-22T13:37:00Z"/>
        </w:rPr>
        <w:pPrChange w:id="434" w:author="Solimine, Jaclyn V" w:date="2018-04-22T13:37:00Z">
          <w:pPr/>
        </w:pPrChange>
      </w:pPr>
      <w:ins w:id="435" w:author="Solimine, Jaclyn V [2]" w:date="2018-04-26T12:43:00Z">
        <w:r w:rsidRPr="002F2067">
          <w:rPr>
            <w:noProof/>
          </w:rPr>
          <w:t xml:space="preserve"> </w:t>
        </w:r>
      </w:ins>
      <w:ins w:id="436" w:author="Solimine, Jaclyn V" w:date="2018-04-22T13:37:00Z">
        <w:r w:rsidR="000D4DCD" w:rsidRPr="75D2AEB5">
          <w:rPr>
            <w:i w:val="0"/>
            <w:iCs w:val="0"/>
            <w:sz w:val="24"/>
            <w:szCs w:val="24"/>
            <w:rPrChange w:id="437" w:author="Buthelo, AaronRaymond" w:date="2018-04-28T20:57:00Z">
              <w:rPr>
                <w:i/>
                <w:iCs/>
              </w:rPr>
            </w:rPrChange>
          </w:rPr>
          <w:t xml:space="preserve">Table </w:t>
        </w:r>
        <w:r w:rsidR="000D4DCD" w:rsidRPr="00124ED1">
          <w:fldChar w:fldCharType="begin"/>
        </w:r>
        <w:r w:rsidR="000D4DCD" w:rsidRPr="000D4DCD">
          <w:rPr>
            <w:i w:val="0"/>
            <w:sz w:val="24"/>
            <w:rPrChange w:id="438" w:author="Solimine, Jaclyn V" w:date="2018-04-22T13:37:00Z">
              <w:rPr>
                <w:i/>
                <w:iCs/>
              </w:rPr>
            </w:rPrChange>
          </w:rPr>
          <w:instrText xml:space="preserve"> SEQ Table \* ARABIC </w:instrText>
        </w:r>
      </w:ins>
      <w:r w:rsidR="000D4DCD" w:rsidRPr="00124ED1">
        <w:rPr>
          <w:i w:val="0"/>
          <w:sz w:val="24"/>
          <w:rPrChange w:id="439" w:author="Solimine, Jaclyn V" w:date="2018-04-22T13:37:00Z">
            <w:rPr/>
          </w:rPrChange>
        </w:rPr>
        <w:fldChar w:fldCharType="separate"/>
      </w:r>
      <w:ins w:id="440" w:author="Solimine, Jaclyn V [2]" w:date="2018-04-26T13:03:00Z">
        <w:r w:rsidR="003079B2" w:rsidRPr="75D2AEB5">
          <w:rPr>
            <w:i w:val="0"/>
            <w:iCs w:val="0"/>
            <w:noProof/>
            <w:sz w:val="24"/>
            <w:szCs w:val="24"/>
            <w:rPrChange w:id="441" w:author="Buthelo, AaronRaymond" w:date="2018-04-28T20:57:00Z">
              <w:rPr>
                <w:i/>
                <w:iCs/>
                <w:noProof/>
              </w:rPr>
            </w:rPrChange>
          </w:rPr>
          <w:t>1</w:t>
        </w:r>
      </w:ins>
      <w:ins w:id="442" w:author="Solimine, Jaclyn V" w:date="2018-04-22T13:37:00Z">
        <w:r w:rsidR="000D4DCD" w:rsidRPr="00124ED1">
          <w:fldChar w:fldCharType="end"/>
        </w:r>
        <w:r w:rsidR="000D4DCD" w:rsidRPr="75D2AEB5">
          <w:rPr>
            <w:i w:val="0"/>
            <w:iCs w:val="0"/>
            <w:sz w:val="24"/>
            <w:szCs w:val="24"/>
            <w:rPrChange w:id="443" w:author="Buthelo, AaronRaymond" w:date="2018-04-28T20:57:00Z">
              <w:rPr>
                <w:i/>
                <w:iCs/>
              </w:rPr>
            </w:rPrChange>
          </w:rPr>
          <w:t>: Outline of new class output labels</w:t>
        </w:r>
      </w:ins>
    </w:p>
    <w:tbl>
      <w:tblPr>
        <w:tblStyle w:val="TableGrid"/>
        <w:tblW w:w="0" w:type="auto"/>
        <w:tblLook w:val="04A0" w:firstRow="1" w:lastRow="0" w:firstColumn="1" w:lastColumn="0" w:noHBand="0" w:noVBand="1"/>
        <w:tblPrChange w:id="444" w:author="Solimine, Jaclyn V [2]" w:date="2018-04-26T12:43:00Z">
          <w:tblPr>
            <w:tblStyle w:val="TableGrid"/>
            <w:tblW w:w="0" w:type="auto"/>
            <w:tblInd w:w="1795" w:type="dxa"/>
            <w:tblLook w:val="04A0" w:firstRow="1" w:lastRow="0" w:firstColumn="1" w:lastColumn="0" w:noHBand="0" w:noVBand="1"/>
          </w:tblPr>
        </w:tblPrChange>
      </w:tblPr>
      <w:tblGrid>
        <w:gridCol w:w="1718"/>
        <w:gridCol w:w="2605"/>
        <w:gridCol w:w="1209"/>
        <w:tblGridChange w:id="445">
          <w:tblGrid>
            <w:gridCol w:w="1718"/>
            <w:gridCol w:w="2605"/>
            <w:gridCol w:w="1209"/>
            <w:gridCol w:w="3443"/>
            <w:gridCol w:w="1718"/>
            <w:gridCol w:w="2605"/>
            <w:gridCol w:w="1209"/>
          </w:tblGrid>
        </w:tblGridChange>
      </w:tblGrid>
      <w:tr w:rsidR="000D4DCD" w:rsidDel="00A40DC9" w14:paraId="6FA00750" w14:textId="79B58B28" w:rsidTr="00A40DC9">
        <w:trPr>
          <w:trHeight w:val="359"/>
          <w:del w:id="446" w:author="Solimine, Jaclyn V [2]" w:date="2018-04-26T12:43:00Z"/>
          <w:trPrChange w:id="447" w:author="Solimine, Jaclyn V [2]" w:date="2018-04-26T12:43:00Z">
            <w:trPr>
              <w:gridBefore w:val="4"/>
              <w:trHeight w:val="359"/>
            </w:trPr>
          </w:trPrChange>
        </w:trPr>
        <w:tc>
          <w:tcPr>
            <w:tcW w:w="1718" w:type="dxa"/>
            <w:shd w:val="clear" w:color="auto" w:fill="D9D9D9" w:themeFill="background1" w:themeFillShade="D9"/>
            <w:vAlign w:val="center"/>
            <w:tcPrChange w:id="448" w:author="Solimine, Jaclyn V [2]" w:date="2018-04-26T12:43:00Z">
              <w:tcPr>
                <w:tcW w:w="1718" w:type="dxa"/>
                <w:shd w:val="clear" w:color="auto" w:fill="D9D9D9" w:themeFill="background1" w:themeFillShade="D9"/>
                <w:vAlign w:val="center"/>
              </w:tcPr>
            </w:tcPrChange>
          </w:tcPr>
          <w:p w14:paraId="279F47E2" w14:textId="11090B67" w:rsidR="002F1EC7" w:rsidRPr="000D4DCD" w:rsidDel="00A40DC9" w:rsidRDefault="002F1EC7">
            <w:pPr>
              <w:jc w:val="center"/>
              <w:rPr>
                <w:del w:id="449" w:author="Solimine, Jaclyn V [2]" w:date="2018-04-26T12:43:00Z"/>
                <w:b/>
                <w:rPrChange w:id="450" w:author="Solimine, Jaclyn V" w:date="2018-04-22T13:41:00Z">
                  <w:rPr>
                    <w:del w:id="451" w:author="Solimine, Jaclyn V [2]" w:date="2018-04-26T12:43:00Z"/>
                  </w:rPr>
                </w:rPrChange>
              </w:rPr>
              <w:pPrChange w:id="452" w:author="Solimine, Jaclyn V" w:date="2018-04-22T13:40:00Z">
                <w:pPr>
                  <w:jc w:val="both"/>
                </w:pPr>
              </w:pPrChange>
            </w:pPr>
            <w:del w:id="453" w:author="Solimine, Jaclyn V [2]" w:date="2018-04-26T12:43:00Z">
              <w:r w:rsidRPr="000D4DCD" w:rsidDel="00A40DC9">
                <w:rPr>
                  <w:b/>
                  <w:rPrChange w:id="454" w:author="Solimine, Jaclyn V" w:date="2018-04-22T13:41:00Z">
                    <w:rPr/>
                  </w:rPrChange>
                </w:rPr>
                <w:delText>Class</w:delText>
              </w:r>
            </w:del>
            <w:ins w:id="455" w:author="Solimine, Jaclyn V" w:date="2018-04-22T13:40:00Z">
              <w:del w:id="456" w:author="Solimine, Jaclyn V [2]" w:date="2018-04-26T12:43:00Z">
                <w:r w:rsidR="000D4DCD" w:rsidRPr="000D4DCD" w:rsidDel="00A40DC9">
                  <w:rPr>
                    <w:b/>
                    <w:rPrChange w:id="457" w:author="Solimine, Jaclyn V" w:date="2018-04-22T13:41:00Z">
                      <w:rPr/>
                    </w:rPrChange>
                  </w:rPr>
                  <w:delText xml:space="preserve"> Label</w:delText>
                </w:r>
              </w:del>
            </w:ins>
            <w:del w:id="458" w:author="Solimine, Jaclyn V [2]" w:date="2018-04-26T12:43:00Z">
              <w:r w:rsidRPr="000D4DCD" w:rsidDel="00A40DC9">
                <w:rPr>
                  <w:b/>
                  <w:rPrChange w:id="459" w:author="Solimine, Jaclyn V" w:date="2018-04-22T13:41:00Z">
                    <w:rPr/>
                  </w:rPrChange>
                </w:rPr>
                <w:delText xml:space="preserve"> Type</w:delText>
              </w:r>
            </w:del>
          </w:p>
        </w:tc>
        <w:tc>
          <w:tcPr>
            <w:tcW w:w="2605" w:type="dxa"/>
            <w:shd w:val="clear" w:color="auto" w:fill="D9D9D9" w:themeFill="background1" w:themeFillShade="D9"/>
            <w:vAlign w:val="center"/>
            <w:tcPrChange w:id="460" w:author="Solimine, Jaclyn V [2]" w:date="2018-04-26T12:43:00Z">
              <w:tcPr>
                <w:tcW w:w="2605" w:type="dxa"/>
                <w:shd w:val="clear" w:color="auto" w:fill="D9D9D9" w:themeFill="background1" w:themeFillShade="D9"/>
                <w:vAlign w:val="center"/>
              </w:tcPr>
            </w:tcPrChange>
          </w:tcPr>
          <w:p w14:paraId="2495637A" w14:textId="1BCA8800" w:rsidR="002F1EC7" w:rsidRPr="000D4DCD" w:rsidDel="00A40DC9" w:rsidRDefault="002F1EC7">
            <w:pPr>
              <w:jc w:val="center"/>
              <w:rPr>
                <w:del w:id="461" w:author="Solimine, Jaclyn V [2]" w:date="2018-04-26T12:43:00Z"/>
                <w:b/>
                <w:rPrChange w:id="462" w:author="Solimine, Jaclyn V" w:date="2018-04-22T13:41:00Z">
                  <w:rPr>
                    <w:del w:id="463" w:author="Solimine, Jaclyn V [2]" w:date="2018-04-26T12:43:00Z"/>
                  </w:rPr>
                </w:rPrChange>
              </w:rPr>
              <w:pPrChange w:id="464" w:author="Solimine, Jaclyn V" w:date="2018-04-22T13:41:00Z">
                <w:pPr>
                  <w:jc w:val="both"/>
                </w:pPr>
              </w:pPrChange>
            </w:pPr>
            <w:del w:id="465" w:author="Solimine, Jaclyn V [2]" w:date="2018-04-26T12:43:00Z">
              <w:r w:rsidRPr="000D4DCD" w:rsidDel="00A40DC9">
                <w:rPr>
                  <w:b/>
                  <w:rPrChange w:id="466" w:author="Solimine, Jaclyn V" w:date="2018-04-22T13:41:00Z">
                    <w:rPr/>
                  </w:rPrChange>
                </w:rPr>
                <w:delText>Range</w:delText>
              </w:r>
            </w:del>
            <w:ins w:id="467" w:author="Solimine, Jaclyn V" w:date="2018-04-22T13:41:00Z">
              <w:del w:id="468" w:author="Solimine, Jaclyn V [2]" w:date="2018-04-26T12:43:00Z">
                <w:r w:rsidR="000D4DCD" w:rsidDel="00A40DC9">
                  <w:rPr>
                    <w:b/>
                  </w:rPr>
                  <w:delText xml:space="preserve"> </w:delText>
                </w:r>
              </w:del>
            </w:ins>
            <w:del w:id="469" w:author="Solimine, Jaclyn V [2]" w:date="2018-04-26T12:43:00Z">
              <w:r w:rsidRPr="000D4DCD" w:rsidDel="00A40DC9">
                <w:rPr>
                  <w:b/>
                  <w:rPrChange w:id="470" w:author="Solimine, Jaclyn V" w:date="2018-04-22T13:41:00Z">
                    <w:rPr/>
                  </w:rPrChange>
                </w:rPr>
                <w:delText xml:space="preserve"> (Original Scale)</w:delText>
              </w:r>
            </w:del>
          </w:p>
        </w:tc>
        <w:tc>
          <w:tcPr>
            <w:tcW w:w="1209" w:type="dxa"/>
            <w:shd w:val="clear" w:color="auto" w:fill="D9D9D9" w:themeFill="background1" w:themeFillShade="D9"/>
            <w:vAlign w:val="center"/>
            <w:tcPrChange w:id="471" w:author="Solimine, Jaclyn V [2]" w:date="2018-04-26T12:43:00Z">
              <w:tcPr>
                <w:tcW w:w="1209" w:type="dxa"/>
                <w:shd w:val="clear" w:color="auto" w:fill="D9D9D9" w:themeFill="background1" w:themeFillShade="D9"/>
                <w:vAlign w:val="center"/>
              </w:tcPr>
            </w:tcPrChange>
          </w:tcPr>
          <w:p w14:paraId="1215F68C" w14:textId="2F6E1BC2" w:rsidR="002F1EC7" w:rsidRPr="000D4DCD" w:rsidDel="00A40DC9" w:rsidRDefault="002F1EC7">
            <w:pPr>
              <w:jc w:val="center"/>
              <w:rPr>
                <w:del w:id="472" w:author="Solimine, Jaclyn V [2]" w:date="2018-04-26T12:43:00Z"/>
                <w:b/>
                <w:rPrChange w:id="473" w:author="Solimine, Jaclyn V" w:date="2018-04-22T13:41:00Z">
                  <w:rPr>
                    <w:del w:id="474" w:author="Solimine, Jaclyn V [2]" w:date="2018-04-26T12:43:00Z"/>
                  </w:rPr>
                </w:rPrChange>
              </w:rPr>
              <w:pPrChange w:id="475" w:author="Solimine, Jaclyn V" w:date="2018-04-22T13:41:00Z">
                <w:pPr>
                  <w:jc w:val="both"/>
                </w:pPr>
              </w:pPrChange>
            </w:pPr>
            <w:del w:id="476" w:author="Solimine, Jaclyn V [2]" w:date="2018-04-26T12:43:00Z">
              <w:r w:rsidRPr="000D4DCD" w:rsidDel="00A40DC9">
                <w:rPr>
                  <w:b/>
                  <w:rPrChange w:id="477" w:author="Solimine, Jaclyn V" w:date="2018-04-22T13:41:00Z">
                    <w:rPr/>
                  </w:rPrChange>
                </w:rPr>
                <w:delText>New Label</w:delText>
              </w:r>
            </w:del>
          </w:p>
        </w:tc>
      </w:tr>
      <w:tr w:rsidR="000D4DCD" w:rsidDel="00A40DC9" w14:paraId="1EE30714" w14:textId="4789DF11" w:rsidTr="00A40DC9">
        <w:trPr>
          <w:del w:id="478" w:author="Solimine, Jaclyn V [2]" w:date="2018-04-26T12:43:00Z"/>
          <w:trPrChange w:id="479" w:author="Solimine, Jaclyn V [2]" w:date="2018-04-26T12:43:00Z">
            <w:trPr>
              <w:gridBefore w:val="4"/>
            </w:trPr>
          </w:trPrChange>
        </w:trPr>
        <w:tc>
          <w:tcPr>
            <w:tcW w:w="1718" w:type="dxa"/>
            <w:vMerge w:val="restart"/>
            <w:shd w:val="clear" w:color="auto" w:fill="D9D9D9" w:themeFill="background1" w:themeFillShade="D9"/>
            <w:vAlign w:val="center"/>
            <w:tcPrChange w:id="480" w:author="Solimine, Jaclyn V [2]" w:date="2018-04-26T12:43:00Z">
              <w:tcPr>
                <w:tcW w:w="1718" w:type="dxa"/>
                <w:vMerge w:val="restart"/>
                <w:shd w:val="clear" w:color="auto" w:fill="D9D9D9" w:themeFill="background1" w:themeFillShade="D9"/>
                <w:vAlign w:val="center"/>
              </w:tcPr>
            </w:tcPrChange>
          </w:tcPr>
          <w:p w14:paraId="69457994" w14:textId="289CBA5A" w:rsidR="002F1EC7" w:rsidDel="00A40DC9" w:rsidRDefault="002F1EC7">
            <w:pPr>
              <w:jc w:val="center"/>
              <w:rPr>
                <w:del w:id="481" w:author="Solimine, Jaclyn V [2]" w:date="2018-04-26T12:43:00Z"/>
              </w:rPr>
              <w:pPrChange w:id="482" w:author="Solimine, Jaclyn V" w:date="2018-04-22T13:41:00Z">
                <w:pPr>
                  <w:jc w:val="both"/>
                </w:pPr>
              </w:pPrChange>
            </w:pPr>
            <w:del w:id="483" w:author="Solimine, Jaclyn V [2]" w:date="2018-04-26T12:43:00Z">
              <w:r w:rsidDel="00A40DC9">
                <w:delText>Binary</w:delText>
              </w:r>
            </w:del>
          </w:p>
        </w:tc>
        <w:tc>
          <w:tcPr>
            <w:tcW w:w="2605" w:type="dxa"/>
            <w:vAlign w:val="center"/>
            <w:tcPrChange w:id="484" w:author="Solimine, Jaclyn V [2]" w:date="2018-04-26T12:43:00Z">
              <w:tcPr>
                <w:tcW w:w="2605" w:type="dxa"/>
                <w:vAlign w:val="center"/>
              </w:tcPr>
            </w:tcPrChange>
          </w:tcPr>
          <w:p w14:paraId="295603CD" w14:textId="1DA4A18B" w:rsidR="002F1EC7" w:rsidDel="00A40DC9" w:rsidRDefault="002F1EC7">
            <w:pPr>
              <w:jc w:val="center"/>
              <w:rPr>
                <w:del w:id="485" w:author="Solimine, Jaclyn V [2]" w:date="2018-04-26T12:43:00Z"/>
              </w:rPr>
              <w:pPrChange w:id="486" w:author="Solimine, Jaclyn V [2]" w:date="2018-04-26T12:07:00Z">
                <w:pPr>
                  <w:jc w:val="both"/>
                </w:pPr>
              </w:pPrChange>
            </w:pPr>
            <w:del w:id="487" w:author="Solimine, Jaclyn V [2]" w:date="2018-04-26T12:43:00Z">
              <w:r w:rsidDel="00A40DC9">
                <w:delText>0-10</w:delText>
              </w:r>
            </w:del>
          </w:p>
        </w:tc>
        <w:tc>
          <w:tcPr>
            <w:tcW w:w="1209" w:type="dxa"/>
            <w:vAlign w:val="center"/>
            <w:tcPrChange w:id="488" w:author="Solimine, Jaclyn V [2]" w:date="2018-04-26T12:43:00Z">
              <w:tcPr>
                <w:tcW w:w="1209" w:type="dxa"/>
                <w:vAlign w:val="center"/>
              </w:tcPr>
            </w:tcPrChange>
          </w:tcPr>
          <w:p w14:paraId="63DC8B90" w14:textId="4BDED41E" w:rsidR="002F1EC7" w:rsidDel="00A40DC9" w:rsidRDefault="002F1EC7">
            <w:pPr>
              <w:jc w:val="center"/>
              <w:rPr>
                <w:del w:id="489" w:author="Solimine, Jaclyn V [2]" w:date="2018-04-26T12:43:00Z"/>
              </w:rPr>
              <w:pPrChange w:id="490" w:author="Solimine, Jaclyn V [2]" w:date="2018-04-26T12:07:00Z">
                <w:pPr>
                  <w:jc w:val="both"/>
                </w:pPr>
              </w:pPrChange>
            </w:pPr>
            <w:del w:id="491" w:author="Solimine, Jaclyn V [2]" w:date="2018-04-26T12:43:00Z">
              <w:r w:rsidDel="00A40DC9">
                <w:delText>0</w:delText>
              </w:r>
            </w:del>
          </w:p>
        </w:tc>
      </w:tr>
      <w:tr w:rsidR="000D4DCD" w:rsidDel="00A40DC9" w14:paraId="7AC5B235" w14:textId="2F1E5D37" w:rsidTr="00A40DC9">
        <w:trPr>
          <w:del w:id="492" w:author="Solimine, Jaclyn V [2]" w:date="2018-04-26T12:43:00Z"/>
          <w:trPrChange w:id="493" w:author="Solimine, Jaclyn V [2]" w:date="2018-04-26T12:43:00Z">
            <w:trPr>
              <w:gridBefore w:val="4"/>
            </w:trPr>
          </w:trPrChange>
        </w:trPr>
        <w:tc>
          <w:tcPr>
            <w:tcW w:w="1718" w:type="dxa"/>
            <w:vMerge/>
            <w:shd w:val="clear" w:color="auto" w:fill="D9D9D9" w:themeFill="background1" w:themeFillShade="D9"/>
            <w:vAlign w:val="center"/>
            <w:tcPrChange w:id="494" w:author="Solimine, Jaclyn V [2]" w:date="2018-04-26T12:43:00Z">
              <w:tcPr>
                <w:tcW w:w="1718" w:type="dxa"/>
                <w:vMerge/>
                <w:shd w:val="clear" w:color="auto" w:fill="D9D9D9" w:themeFill="background1" w:themeFillShade="D9"/>
                <w:vAlign w:val="center"/>
              </w:tcPr>
            </w:tcPrChange>
          </w:tcPr>
          <w:p w14:paraId="06935619" w14:textId="0F3F698B" w:rsidR="002F1EC7" w:rsidDel="00A40DC9" w:rsidRDefault="002F1EC7">
            <w:pPr>
              <w:jc w:val="center"/>
              <w:rPr>
                <w:del w:id="495" w:author="Solimine, Jaclyn V [2]" w:date="2018-04-26T12:43:00Z"/>
              </w:rPr>
              <w:pPrChange w:id="496" w:author="Solimine, Jaclyn V" w:date="2018-04-22T13:41:00Z">
                <w:pPr>
                  <w:jc w:val="both"/>
                </w:pPr>
              </w:pPrChange>
            </w:pPr>
          </w:p>
        </w:tc>
        <w:tc>
          <w:tcPr>
            <w:tcW w:w="2605" w:type="dxa"/>
            <w:vAlign w:val="center"/>
            <w:tcPrChange w:id="497" w:author="Solimine, Jaclyn V [2]" w:date="2018-04-26T12:43:00Z">
              <w:tcPr>
                <w:tcW w:w="2605" w:type="dxa"/>
                <w:vAlign w:val="center"/>
              </w:tcPr>
            </w:tcPrChange>
          </w:tcPr>
          <w:p w14:paraId="5D5AA9AA" w14:textId="4AFCE1B8" w:rsidR="002F1EC7" w:rsidDel="00A40DC9" w:rsidRDefault="002F1EC7">
            <w:pPr>
              <w:jc w:val="center"/>
              <w:rPr>
                <w:del w:id="498" w:author="Solimine, Jaclyn V [2]" w:date="2018-04-26T12:43:00Z"/>
              </w:rPr>
              <w:pPrChange w:id="499" w:author="Solimine, Jaclyn V [2]" w:date="2018-04-26T12:07:00Z">
                <w:pPr>
                  <w:jc w:val="both"/>
                </w:pPr>
              </w:pPrChange>
            </w:pPr>
            <w:del w:id="500" w:author="Solimine, Jaclyn V [2]" w:date="2018-04-26T12:43:00Z">
              <w:r w:rsidDel="00A40DC9">
                <w:delText>11-20</w:delText>
              </w:r>
            </w:del>
          </w:p>
        </w:tc>
        <w:tc>
          <w:tcPr>
            <w:tcW w:w="1209" w:type="dxa"/>
            <w:vAlign w:val="center"/>
            <w:tcPrChange w:id="501" w:author="Solimine, Jaclyn V [2]" w:date="2018-04-26T12:43:00Z">
              <w:tcPr>
                <w:tcW w:w="1209" w:type="dxa"/>
                <w:vAlign w:val="center"/>
              </w:tcPr>
            </w:tcPrChange>
          </w:tcPr>
          <w:p w14:paraId="7A2BBB84" w14:textId="4C9B3292" w:rsidR="002F1EC7" w:rsidDel="00A40DC9" w:rsidRDefault="002F1EC7">
            <w:pPr>
              <w:jc w:val="center"/>
              <w:rPr>
                <w:del w:id="502" w:author="Solimine, Jaclyn V [2]" w:date="2018-04-26T12:43:00Z"/>
              </w:rPr>
              <w:pPrChange w:id="503" w:author="Solimine, Jaclyn V [2]" w:date="2018-04-26T12:07:00Z">
                <w:pPr>
                  <w:jc w:val="both"/>
                </w:pPr>
              </w:pPrChange>
            </w:pPr>
            <w:del w:id="504" w:author="Solimine, Jaclyn V [2]" w:date="2018-04-26T12:43:00Z">
              <w:r w:rsidDel="00A40DC9">
                <w:delText>1</w:delText>
              </w:r>
            </w:del>
          </w:p>
        </w:tc>
      </w:tr>
      <w:tr w:rsidR="00A40DC9" w:rsidDel="00A40DC9" w14:paraId="0C03E001" w14:textId="13E18DE4" w:rsidTr="00A40DC9">
        <w:trPr>
          <w:del w:id="505" w:author="Solimine, Jaclyn V [2]" w:date="2018-04-26T12:43:00Z"/>
        </w:trPr>
        <w:tc>
          <w:tcPr>
            <w:tcW w:w="1718" w:type="dxa"/>
            <w:shd w:val="clear" w:color="auto" w:fill="D9D9D9" w:themeFill="background1" w:themeFillShade="D9"/>
            <w:vAlign w:val="center"/>
          </w:tcPr>
          <w:p w14:paraId="4B695192" w14:textId="0470A7AA" w:rsidR="00A40DC9" w:rsidRPr="00A40DC9" w:rsidDel="00A40DC9" w:rsidRDefault="00A40DC9">
            <w:pPr>
              <w:jc w:val="center"/>
              <w:rPr>
                <w:del w:id="506" w:author="Solimine, Jaclyn V [2]" w:date="2018-04-26T12:43:00Z"/>
              </w:rPr>
              <w:pPrChange w:id="507" w:author="Solimine, Jaclyn V [2]" w:date="2018-04-26T12:43:00Z">
                <w:pPr>
                  <w:jc w:val="both"/>
                </w:pPr>
              </w:pPrChange>
            </w:pPr>
            <w:del w:id="508" w:author="Solimine, Jaclyn V [2]" w:date="2018-04-26T12:42:00Z">
              <w:r w:rsidDel="00115982">
                <w:delText>Multiclass</w:delText>
              </w:r>
            </w:del>
          </w:p>
        </w:tc>
        <w:tc>
          <w:tcPr>
            <w:tcW w:w="2605" w:type="dxa"/>
          </w:tcPr>
          <w:p w14:paraId="45BF8C89" w14:textId="70DCE438" w:rsidR="00A40DC9" w:rsidDel="00A40DC9" w:rsidRDefault="00A40DC9">
            <w:pPr>
              <w:jc w:val="center"/>
              <w:rPr>
                <w:del w:id="509" w:author="Solimine, Jaclyn V [2]" w:date="2018-04-26T12:43:00Z"/>
              </w:rPr>
              <w:pPrChange w:id="510" w:author="Solimine, Jaclyn V [2]" w:date="2018-04-26T12:07:00Z">
                <w:pPr>
                  <w:jc w:val="both"/>
                </w:pPr>
              </w:pPrChange>
            </w:pPr>
            <w:del w:id="511" w:author="Solimine, Jaclyn V [2]" w:date="2018-04-26T12:42:00Z">
              <w:r w:rsidDel="00115982">
                <w:delText>0-5</w:delText>
              </w:r>
            </w:del>
          </w:p>
        </w:tc>
        <w:tc>
          <w:tcPr>
            <w:tcW w:w="1209" w:type="dxa"/>
          </w:tcPr>
          <w:p w14:paraId="607F3AE9" w14:textId="6BA4CEA3" w:rsidR="00A40DC9" w:rsidDel="00A40DC9" w:rsidRDefault="00A40DC9">
            <w:pPr>
              <w:jc w:val="center"/>
              <w:rPr>
                <w:del w:id="512" w:author="Solimine, Jaclyn V [2]" w:date="2018-04-26T12:43:00Z"/>
              </w:rPr>
              <w:pPrChange w:id="513" w:author="Solimine, Jaclyn V [2]" w:date="2018-04-26T12:07:00Z">
                <w:pPr>
                  <w:jc w:val="both"/>
                </w:pPr>
              </w:pPrChange>
            </w:pPr>
            <w:del w:id="514" w:author="Solimine, Jaclyn V [2]" w:date="2018-04-26T12:42:00Z">
              <w:r w:rsidDel="00115982">
                <w:delText>1</w:delText>
              </w:r>
            </w:del>
          </w:p>
        </w:tc>
      </w:tr>
      <w:tr w:rsidR="000D4DCD" w:rsidDel="00A40DC9" w14:paraId="720D25CB" w14:textId="03995F6C" w:rsidTr="00A40DC9">
        <w:trPr>
          <w:del w:id="515" w:author="Solimine, Jaclyn V [2]" w:date="2018-04-26T12:43:00Z"/>
          <w:trPrChange w:id="516" w:author="Solimine, Jaclyn V [2]" w:date="2018-04-26T12:43:00Z">
            <w:trPr>
              <w:gridBefore w:val="4"/>
            </w:trPr>
          </w:trPrChange>
        </w:trPr>
        <w:tc>
          <w:tcPr>
            <w:tcW w:w="1718" w:type="dxa"/>
            <w:vMerge/>
            <w:shd w:val="clear" w:color="auto" w:fill="D9D9D9" w:themeFill="background1" w:themeFillShade="D9"/>
            <w:vAlign w:val="center"/>
            <w:tcPrChange w:id="517" w:author="Solimine, Jaclyn V [2]" w:date="2018-04-26T12:43:00Z">
              <w:tcPr>
                <w:tcW w:w="1718" w:type="dxa"/>
                <w:vMerge/>
                <w:shd w:val="clear" w:color="auto" w:fill="D9D9D9" w:themeFill="background1" w:themeFillShade="D9"/>
                <w:vAlign w:val="center"/>
              </w:tcPr>
            </w:tcPrChange>
          </w:tcPr>
          <w:p w14:paraId="0BB5344C" w14:textId="4F0D2C82" w:rsidR="002F1EC7" w:rsidDel="00A40DC9" w:rsidRDefault="002F1EC7" w:rsidP="00EC6143">
            <w:pPr>
              <w:jc w:val="both"/>
              <w:rPr>
                <w:del w:id="518" w:author="Solimine, Jaclyn V [2]" w:date="2018-04-26T12:43:00Z"/>
              </w:rPr>
            </w:pPr>
          </w:p>
        </w:tc>
        <w:tc>
          <w:tcPr>
            <w:tcW w:w="2605" w:type="dxa"/>
            <w:vAlign w:val="center"/>
            <w:tcPrChange w:id="519" w:author="Solimine, Jaclyn V [2]" w:date="2018-04-26T12:43:00Z">
              <w:tcPr>
                <w:tcW w:w="2605" w:type="dxa"/>
                <w:vAlign w:val="center"/>
              </w:tcPr>
            </w:tcPrChange>
          </w:tcPr>
          <w:p w14:paraId="41A40859" w14:textId="5A801A93" w:rsidR="002F1EC7" w:rsidDel="00A40DC9" w:rsidRDefault="002F1EC7">
            <w:pPr>
              <w:jc w:val="center"/>
              <w:rPr>
                <w:del w:id="520" w:author="Solimine, Jaclyn V [2]" w:date="2018-04-26T12:43:00Z"/>
              </w:rPr>
              <w:pPrChange w:id="521" w:author="Solimine, Jaclyn V [2]" w:date="2018-04-26T12:07:00Z">
                <w:pPr>
                  <w:jc w:val="both"/>
                </w:pPr>
              </w:pPrChange>
            </w:pPr>
            <w:del w:id="522" w:author="Solimine, Jaclyn V [2]" w:date="2018-04-26T12:43:00Z">
              <w:r w:rsidDel="00A40DC9">
                <w:delText>6-10</w:delText>
              </w:r>
            </w:del>
          </w:p>
        </w:tc>
        <w:tc>
          <w:tcPr>
            <w:tcW w:w="1209" w:type="dxa"/>
            <w:vAlign w:val="center"/>
            <w:tcPrChange w:id="523" w:author="Solimine, Jaclyn V [2]" w:date="2018-04-26T12:43:00Z">
              <w:tcPr>
                <w:tcW w:w="1209" w:type="dxa"/>
                <w:vAlign w:val="center"/>
              </w:tcPr>
            </w:tcPrChange>
          </w:tcPr>
          <w:p w14:paraId="4CE115C6" w14:textId="109340E3" w:rsidR="002F1EC7" w:rsidDel="00A40DC9" w:rsidRDefault="002F1EC7">
            <w:pPr>
              <w:jc w:val="center"/>
              <w:rPr>
                <w:del w:id="524" w:author="Solimine, Jaclyn V [2]" w:date="2018-04-26T12:43:00Z"/>
              </w:rPr>
              <w:pPrChange w:id="525" w:author="Solimine, Jaclyn V [2]" w:date="2018-04-26T12:07:00Z">
                <w:pPr>
                  <w:jc w:val="both"/>
                </w:pPr>
              </w:pPrChange>
            </w:pPr>
            <w:del w:id="526" w:author="Solimine, Jaclyn V [2]" w:date="2018-04-26T12:43:00Z">
              <w:r w:rsidDel="00A40DC9">
                <w:delText>2</w:delText>
              </w:r>
            </w:del>
          </w:p>
        </w:tc>
      </w:tr>
      <w:tr w:rsidR="000D4DCD" w:rsidDel="00A40DC9" w14:paraId="32B678D8" w14:textId="669710DD" w:rsidTr="00A40DC9">
        <w:trPr>
          <w:del w:id="527" w:author="Solimine, Jaclyn V [2]" w:date="2018-04-26T12:43:00Z"/>
          <w:trPrChange w:id="528" w:author="Solimine, Jaclyn V [2]" w:date="2018-04-26T12:43:00Z">
            <w:trPr>
              <w:gridBefore w:val="4"/>
            </w:trPr>
          </w:trPrChange>
        </w:trPr>
        <w:tc>
          <w:tcPr>
            <w:tcW w:w="1718" w:type="dxa"/>
            <w:vMerge/>
            <w:shd w:val="clear" w:color="auto" w:fill="D9D9D9" w:themeFill="background1" w:themeFillShade="D9"/>
            <w:vAlign w:val="center"/>
            <w:tcPrChange w:id="529" w:author="Solimine, Jaclyn V [2]" w:date="2018-04-26T12:43:00Z">
              <w:tcPr>
                <w:tcW w:w="1718" w:type="dxa"/>
                <w:vMerge/>
                <w:shd w:val="clear" w:color="auto" w:fill="D9D9D9" w:themeFill="background1" w:themeFillShade="D9"/>
                <w:vAlign w:val="center"/>
              </w:tcPr>
            </w:tcPrChange>
          </w:tcPr>
          <w:p w14:paraId="52E8927E" w14:textId="2DEE681C" w:rsidR="002F1EC7" w:rsidDel="00A40DC9" w:rsidRDefault="002F1EC7" w:rsidP="00EC6143">
            <w:pPr>
              <w:jc w:val="both"/>
              <w:rPr>
                <w:del w:id="530" w:author="Solimine, Jaclyn V [2]" w:date="2018-04-26T12:43:00Z"/>
              </w:rPr>
            </w:pPr>
          </w:p>
        </w:tc>
        <w:tc>
          <w:tcPr>
            <w:tcW w:w="2605" w:type="dxa"/>
            <w:vAlign w:val="center"/>
            <w:tcPrChange w:id="531" w:author="Solimine, Jaclyn V [2]" w:date="2018-04-26T12:43:00Z">
              <w:tcPr>
                <w:tcW w:w="2605" w:type="dxa"/>
                <w:vAlign w:val="center"/>
              </w:tcPr>
            </w:tcPrChange>
          </w:tcPr>
          <w:p w14:paraId="3F48D9B2" w14:textId="1CE4DBF7" w:rsidR="002F1EC7" w:rsidDel="00A40DC9" w:rsidRDefault="002F1EC7">
            <w:pPr>
              <w:jc w:val="center"/>
              <w:rPr>
                <w:del w:id="532" w:author="Solimine, Jaclyn V [2]" w:date="2018-04-26T12:43:00Z"/>
              </w:rPr>
              <w:pPrChange w:id="533" w:author="Solimine, Jaclyn V [2]" w:date="2018-04-26T12:07:00Z">
                <w:pPr>
                  <w:jc w:val="both"/>
                </w:pPr>
              </w:pPrChange>
            </w:pPr>
            <w:del w:id="534" w:author="Solimine, Jaclyn V [2]" w:date="2018-04-26T12:43:00Z">
              <w:r w:rsidDel="00A40DC9">
                <w:delText>11-15</w:delText>
              </w:r>
            </w:del>
          </w:p>
        </w:tc>
        <w:tc>
          <w:tcPr>
            <w:tcW w:w="1209" w:type="dxa"/>
            <w:vAlign w:val="center"/>
            <w:tcPrChange w:id="535" w:author="Solimine, Jaclyn V [2]" w:date="2018-04-26T12:43:00Z">
              <w:tcPr>
                <w:tcW w:w="1209" w:type="dxa"/>
                <w:vAlign w:val="center"/>
              </w:tcPr>
            </w:tcPrChange>
          </w:tcPr>
          <w:p w14:paraId="68D4470C" w14:textId="06B8987A" w:rsidR="002F1EC7" w:rsidDel="00A40DC9" w:rsidRDefault="002F1EC7">
            <w:pPr>
              <w:jc w:val="center"/>
              <w:rPr>
                <w:del w:id="536" w:author="Solimine, Jaclyn V [2]" w:date="2018-04-26T12:43:00Z"/>
              </w:rPr>
              <w:pPrChange w:id="537" w:author="Solimine, Jaclyn V [2]" w:date="2018-04-26T12:07:00Z">
                <w:pPr>
                  <w:jc w:val="both"/>
                </w:pPr>
              </w:pPrChange>
            </w:pPr>
            <w:del w:id="538" w:author="Solimine, Jaclyn V [2]" w:date="2018-04-26T12:43:00Z">
              <w:r w:rsidDel="00A40DC9">
                <w:delText>3</w:delText>
              </w:r>
            </w:del>
          </w:p>
        </w:tc>
      </w:tr>
      <w:tr w:rsidR="000D4DCD" w:rsidDel="00A40DC9" w14:paraId="1AC80DFA" w14:textId="26240F2E" w:rsidTr="00A40DC9">
        <w:trPr>
          <w:del w:id="539" w:author="Solimine, Jaclyn V [2]" w:date="2018-04-26T12:43:00Z"/>
          <w:trPrChange w:id="540" w:author="Solimine, Jaclyn V [2]" w:date="2018-04-26T12:43:00Z">
            <w:trPr>
              <w:gridBefore w:val="4"/>
            </w:trPr>
          </w:trPrChange>
        </w:trPr>
        <w:tc>
          <w:tcPr>
            <w:tcW w:w="1718" w:type="dxa"/>
            <w:vMerge/>
            <w:shd w:val="clear" w:color="auto" w:fill="D9D9D9" w:themeFill="background1" w:themeFillShade="D9"/>
            <w:vAlign w:val="center"/>
            <w:tcPrChange w:id="541" w:author="Solimine, Jaclyn V [2]" w:date="2018-04-26T12:43:00Z">
              <w:tcPr>
                <w:tcW w:w="1718" w:type="dxa"/>
                <w:vMerge/>
                <w:shd w:val="clear" w:color="auto" w:fill="D9D9D9" w:themeFill="background1" w:themeFillShade="D9"/>
                <w:vAlign w:val="center"/>
              </w:tcPr>
            </w:tcPrChange>
          </w:tcPr>
          <w:p w14:paraId="1D46B603" w14:textId="4C6EEAF7" w:rsidR="002F1EC7" w:rsidDel="00A40DC9" w:rsidRDefault="002F1EC7" w:rsidP="00EC6143">
            <w:pPr>
              <w:jc w:val="both"/>
              <w:rPr>
                <w:del w:id="542" w:author="Solimine, Jaclyn V [2]" w:date="2018-04-26T12:43:00Z"/>
              </w:rPr>
            </w:pPr>
          </w:p>
        </w:tc>
        <w:tc>
          <w:tcPr>
            <w:tcW w:w="2605" w:type="dxa"/>
            <w:vAlign w:val="center"/>
            <w:tcPrChange w:id="543" w:author="Solimine, Jaclyn V [2]" w:date="2018-04-26T12:43:00Z">
              <w:tcPr>
                <w:tcW w:w="2605" w:type="dxa"/>
                <w:vAlign w:val="center"/>
              </w:tcPr>
            </w:tcPrChange>
          </w:tcPr>
          <w:p w14:paraId="3CC145C4" w14:textId="2E8F9B32" w:rsidR="002F1EC7" w:rsidDel="00A40DC9" w:rsidRDefault="002F1EC7">
            <w:pPr>
              <w:jc w:val="center"/>
              <w:rPr>
                <w:del w:id="544" w:author="Solimine, Jaclyn V [2]" w:date="2018-04-26T12:43:00Z"/>
              </w:rPr>
              <w:pPrChange w:id="545" w:author="Solimine, Jaclyn V [2]" w:date="2018-04-26T12:07:00Z">
                <w:pPr>
                  <w:jc w:val="both"/>
                </w:pPr>
              </w:pPrChange>
            </w:pPr>
            <w:del w:id="546" w:author="Solimine, Jaclyn V [2]" w:date="2018-04-26T12:43:00Z">
              <w:r w:rsidDel="00A40DC9">
                <w:delText>16-20</w:delText>
              </w:r>
            </w:del>
          </w:p>
        </w:tc>
        <w:tc>
          <w:tcPr>
            <w:tcW w:w="1209" w:type="dxa"/>
            <w:vAlign w:val="center"/>
            <w:tcPrChange w:id="547" w:author="Solimine, Jaclyn V [2]" w:date="2018-04-26T12:43:00Z">
              <w:tcPr>
                <w:tcW w:w="1209" w:type="dxa"/>
                <w:vAlign w:val="center"/>
              </w:tcPr>
            </w:tcPrChange>
          </w:tcPr>
          <w:p w14:paraId="5D9E3E47" w14:textId="0BB0FB56" w:rsidR="002F1EC7" w:rsidDel="00A40DC9" w:rsidRDefault="002F1EC7">
            <w:pPr>
              <w:jc w:val="center"/>
              <w:rPr>
                <w:del w:id="548" w:author="Solimine, Jaclyn V [2]" w:date="2018-04-26T12:43:00Z"/>
              </w:rPr>
              <w:pPrChange w:id="549" w:author="Solimine, Jaclyn V [2]" w:date="2018-04-26T12:07:00Z">
                <w:pPr>
                  <w:jc w:val="both"/>
                </w:pPr>
              </w:pPrChange>
            </w:pPr>
            <w:del w:id="550" w:author="Solimine, Jaclyn V [2]" w:date="2018-04-26T12:43:00Z">
              <w:r w:rsidDel="00A40DC9">
                <w:delText>4</w:delText>
              </w:r>
            </w:del>
          </w:p>
        </w:tc>
      </w:tr>
    </w:tbl>
    <w:p w14:paraId="113A1114" w14:textId="46B45A34" w:rsidR="005B310F" w:rsidRDefault="005B310F" w:rsidP="00EC6143">
      <w:pPr>
        <w:jc w:val="both"/>
      </w:pPr>
    </w:p>
    <w:p w14:paraId="6F116E1D" w14:textId="2D0B43B6" w:rsidR="008660AF" w:rsidRDefault="002F1EC7" w:rsidP="00EC6143">
      <w:pPr>
        <w:jc w:val="both"/>
      </w:pPr>
      <w:r>
        <w:t>In total, the performance of the each of the classificatio</w:t>
      </w:r>
      <w:r w:rsidR="00EC6143">
        <w:t>n methods was evaluated over five</w:t>
      </w:r>
      <w:r>
        <w:t xml:space="preserve"> different cases, as demonstrated </w:t>
      </w:r>
      <w:r w:rsidRPr="000D4DCD">
        <w:rPr>
          <w:rPrChange w:id="551" w:author="Solimine, Jaclyn V" w:date="2018-04-22T13:38:00Z">
            <w:rPr>
              <w:highlight w:val="yellow"/>
            </w:rPr>
          </w:rPrChange>
        </w:rPr>
        <w:t xml:space="preserve">in Table </w:t>
      </w:r>
      <w:ins w:id="552" w:author="Solimine, Jaclyn V" w:date="2018-04-22T13:38:00Z">
        <w:r w:rsidR="000D4DCD">
          <w:t>2</w:t>
        </w:r>
      </w:ins>
      <w:del w:id="553" w:author="Solimine, Jaclyn V" w:date="2018-04-22T13:38:00Z">
        <w:r w:rsidRPr="000D4DCD" w:rsidDel="000D4DCD">
          <w:rPr>
            <w:rPrChange w:id="554" w:author="Solimine, Jaclyn V" w:date="2018-04-22T13:38:00Z">
              <w:rPr>
                <w:highlight w:val="yellow"/>
              </w:rPr>
            </w:rPrChange>
          </w:rPr>
          <w:delText>3</w:delText>
        </w:r>
      </w:del>
      <w:r w:rsidRPr="75D2AEB5">
        <w:rPr>
          <w:rPrChange w:id="555" w:author="Buthelo, AaronRaymond" w:date="2018-04-28T20:57:00Z">
            <w:rPr>
              <w:highlight w:val="yellow"/>
            </w:rPr>
          </w:rPrChange>
        </w:rPr>
        <w:t>.</w:t>
      </w:r>
      <w:r>
        <w:t xml:space="preserve"> For these cases, the effect of including the 1</w:t>
      </w:r>
      <w:r w:rsidRPr="002F1EC7">
        <w:rPr>
          <w:vertAlign w:val="superscript"/>
        </w:rPr>
        <w:t>st</w:t>
      </w:r>
      <w:r>
        <w:t xml:space="preserve"> and/or 2</w:t>
      </w:r>
      <w:r w:rsidRPr="002F1EC7">
        <w:rPr>
          <w:vertAlign w:val="superscript"/>
        </w:rPr>
        <w:t>nd</w:t>
      </w:r>
      <w:r>
        <w:t xml:space="preserve"> term grades on </w:t>
      </w:r>
      <w:r w:rsidR="00434003">
        <w:t xml:space="preserve">the accuracy of the models was observed. Ideally, these models will serve as an indication of just how soon </w:t>
      </w:r>
      <w:r w:rsidR="00EC6143">
        <w:t xml:space="preserve">in </w:t>
      </w:r>
      <w:r w:rsidR="00E521D5">
        <w:t xml:space="preserve">given academic year </w:t>
      </w:r>
      <w:r w:rsidR="00434003">
        <w:t>students can be classified into their respective academi</w:t>
      </w:r>
      <w:r w:rsidR="000F7FBD">
        <w:t>c perf</w:t>
      </w:r>
      <w:r w:rsidR="00E521D5">
        <w:t xml:space="preserve">ormance classes. Specifically, </w:t>
      </w:r>
      <w:r w:rsidR="000F7FBD">
        <w:t xml:space="preserve">the cases seek to determine if each of the models can accurately predict a student’s projected performance based on only their background information, and how much this prediction improves when the recent grades of the student are included in the feature set. </w:t>
      </w:r>
      <w:r w:rsidR="00F84C6D">
        <w:t xml:space="preserve"> </w:t>
      </w:r>
    </w:p>
    <w:p w14:paraId="2A0BF037" w14:textId="77777777" w:rsidR="000F7FBD" w:rsidRDefault="000F7FBD" w:rsidP="00EC6143">
      <w:pPr>
        <w:jc w:val="both"/>
      </w:pPr>
    </w:p>
    <w:p w14:paraId="14815CE7" w14:textId="20523D4D" w:rsidR="000D4DCD" w:rsidRPr="000D4DCD" w:rsidRDefault="000D4DCD">
      <w:pPr>
        <w:pStyle w:val="Caption"/>
        <w:keepNext/>
        <w:jc w:val="center"/>
        <w:rPr>
          <w:b/>
          <w:bCs/>
          <w:rPrChange w:id="556" w:author="Buthelo, AaronRaymond" w:date="2018-04-28T20:57:00Z">
            <w:rPr/>
          </w:rPrChange>
        </w:rPr>
        <w:pPrChange w:id="557" w:author="Buthelo, AaronRaymond" w:date="2018-04-28T20:57:00Z">
          <w:pPr/>
        </w:pPrChange>
      </w:pPr>
      <w:ins w:id="558" w:author="Solimine, Jaclyn V" w:date="2018-04-22T13:40:00Z">
        <w:r w:rsidRPr="75D2AEB5">
          <w:rPr>
            <w:i w:val="0"/>
            <w:iCs w:val="0"/>
            <w:sz w:val="24"/>
            <w:szCs w:val="24"/>
            <w:rPrChange w:id="559" w:author="Buthelo, AaronRaymond" w:date="2018-04-28T20:57:00Z">
              <w:rPr>
                <w:i/>
                <w:iCs/>
              </w:rPr>
            </w:rPrChange>
          </w:rPr>
          <w:t xml:space="preserve">Table </w:t>
        </w:r>
        <w:r w:rsidRPr="001D0572">
          <w:fldChar w:fldCharType="begin"/>
        </w:r>
        <w:r w:rsidRPr="000D4DCD">
          <w:rPr>
            <w:i w:val="0"/>
            <w:sz w:val="24"/>
            <w:rPrChange w:id="560" w:author="Solimine, Jaclyn V" w:date="2018-04-22T13:40:00Z">
              <w:rPr>
                <w:i/>
                <w:iCs/>
              </w:rPr>
            </w:rPrChange>
          </w:rPr>
          <w:instrText xml:space="preserve"> SEQ Table \* ARABIC </w:instrText>
        </w:r>
      </w:ins>
      <w:r w:rsidRPr="001D0572">
        <w:rPr>
          <w:i w:val="0"/>
          <w:sz w:val="24"/>
          <w:rPrChange w:id="561" w:author="Solimine, Jaclyn V" w:date="2018-04-22T13:40:00Z">
            <w:rPr/>
          </w:rPrChange>
        </w:rPr>
        <w:fldChar w:fldCharType="separate"/>
      </w:r>
      <w:ins w:id="562" w:author="Solimine, Jaclyn V [2]" w:date="2018-04-26T13:03:00Z">
        <w:r w:rsidR="003079B2" w:rsidRPr="75D2AEB5">
          <w:rPr>
            <w:i w:val="0"/>
            <w:iCs w:val="0"/>
            <w:noProof/>
            <w:sz w:val="24"/>
            <w:szCs w:val="24"/>
            <w:rPrChange w:id="563" w:author="Buthelo, AaronRaymond" w:date="2018-04-28T20:57:00Z">
              <w:rPr>
                <w:i/>
                <w:iCs/>
                <w:noProof/>
              </w:rPr>
            </w:rPrChange>
          </w:rPr>
          <w:t>2</w:t>
        </w:r>
      </w:ins>
      <w:ins w:id="564" w:author="Solimine, Jaclyn V" w:date="2018-04-22T13:40:00Z">
        <w:del w:id="565" w:author="Solimine, Jaclyn V [2]" w:date="2018-04-26T12:11:00Z">
          <w:r w:rsidRPr="000D4DCD" w:rsidDel="00F14999">
            <w:rPr>
              <w:i w:val="0"/>
              <w:noProof/>
              <w:sz w:val="24"/>
              <w:rPrChange w:id="566" w:author="Solimine, Jaclyn V" w:date="2018-04-22T13:40:00Z">
                <w:rPr>
                  <w:i/>
                  <w:iCs/>
                  <w:noProof/>
                </w:rPr>
              </w:rPrChange>
            </w:rPr>
            <w:delText>2</w:delText>
          </w:r>
        </w:del>
        <w:r w:rsidRPr="001D0572">
          <w:fldChar w:fldCharType="end"/>
        </w:r>
        <w:r w:rsidRPr="75D2AEB5">
          <w:rPr>
            <w:i w:val="0"/>
            <w:iCs w:val="0"/>
            <w:sz w:val="24"/>
            <w:szCs w:val="24"/>
            <w:rPrChange w:id="567" w:author="Buthelo, AaronRaymond" w:date="2018-04-28T20:57:00Z">
              <w:rPr>
                <w:i/>
                <w:iCs/>
              </w:rPr>
            </w:rPrChange>
          </w:rPr>
          <w:t>: Overview of different Cases for evaluation</w:t>
        </w:r>
      </w:ins>
    </w:p>
    <w:tbl>
      <w:tblPr>
        <w:tblStyle w:val="TableGrid"/>
        <w:tblpPr w:leftFromText="180" w:rightFromText="180" w:vertAnchor="text" w:horzAnchor="page" w:tblpX="2530" w:tblpY="70"/>
        <w:tblW w:w="0" w:type="auto"/>
        <w:tblLook w:val="04A0" w:firstRow="1" w:lastRow="0" w:firstColumn="1" w:lastColumn="0" w:noHBand="0" w:noVBand="1"/>
        <w:tblPrChange w:id="568" w:author="Buthelo, AaronRaymond" w:date="2018-04-28T21:03:00Z">
          <w:tblPr>
            <w:tblStyle w:val="TableGrid"/>
            <w:tblpPr w:leftFromText="180" w:rightFromText="180" w:vertAnchor="text" w:horzAnchor="page" w:tblpX="2530" w:tblpY="70"/>
            <w:tblW w:w="0" w:type="auto"/>
            <w:tblLook w:val="04A0" w:firstRow="1" w:lastRow="0" w:firstColumn="1" w:lastColumn="0" w:noHBand="0" w:noVBand="1"/>
          </w:tblPr>
        </w:tblPrChange>
      </w:tblPr>
      <w:tblGrid>
        <w:gridCol w:w="1651"/>
        <w:gridCol w:w="1349"/>
        <w:gridCol w:w="2338"/>
        <w:gridCol w:w="2338"/>
        <w:tblGridChange w:id="569">
          <w:tblGrid>
            <w:gridCol w:w="360"/>
            <w:gridCol w:w="360"/>
            <w:gridCol w:w="360"/>
            <w:gridCol w:w="360"/>
          </w:tblGrid>
        </w:tblGridChange>
      </w:tblGrid>
      <w:tr w:rsidR="008704AB" w14:paraId="0E084F91" w14:textId="77777777" w:rsidTr="02676EF7">
        <w:tc>
          <w:tcPr>
            <w:tcW w:w="1651" w:type="dxa"/>
            <w:shd w:val="clear" w:color="auto" w:fill="D9D9D9" w:themeFill="background1" w:themeFillShade="D9"/>
            <w:vAlign w:val="center"/>
            <w:tcPrChange w:id="570" w:author="Buthelo, AaronRaymond" w:date="2018-04-28T21:03:00Z">
              <w:tcPr>
                <w:tcW w:w="1651" w:type="dxa"/>
                <w:shd w:val="clear" w:color="auto" w:fill="D9D9D9" w:themeFill="background1" w:themeFillShade="D9"/>
              </w:tcPr>
            </w:tcPrChange>
          </w:tcPr>
          <w:p w14:paraId="118CFEA3" w14:textId="40A78D22" w:rsidR="008704AB" w:rsidRPr="008704AB" w:rsidRDefault="008704AB">
            <w:pPr>
              <w:jc w:val="center"/>
              <w:rPr>
                <w:b/>
                <w:bCs/>
                <w:rPrChange w:id="571" w:author="Buthelo, AaronRaymond" w:date="2018-04-28T20:57:00Z">
                  <w:rPr/>
                </w:rPrChange>
              </w:rPr>
            </w:pPr>
            <w:r w:rsidRPr="00124ED1">
              <w:rPr>
                <w:b/>
                <w:bCs/>
              </w:rPr>
              <w:t>Case Number</w:t>
            </w:r>
          </w:p>
        </w:tc>
        <w:tc>
          <w:tcPr>
            <w:tcW w:w="1349" w:type="dxa"/>
            <w:shd w:val="clear" w:color="auto" w:fill="D9D9D9" w:themeFill="background1" w:themeFillShade="D9"/>
            <w:vAlign w:val="center"/>
            <w:tcPrChange w:id="572" w:author="Buthelo, AaronRaymond" w:date="2018-04-28T21:03:00Z">
              <w:tcPr>
                <w:tcW w:w="1349" w:type="dxa"/>
                <w:shd w:val="clear" w:color="auto" w:fill="D9D9D9" w:themeFill="background1" w:themeFillShade="D9"/>
              </w:tcPr>
            </w:tcPrChange>
          </w:tcPr>
          <w:p w14:paraId="69115EBF" w14:textId="4457E253" w:rsidR="008704AB" w:rsidRPr="008704AB" w:rsidRDefault="000D4DCD">
            <w:pPr>
              <w:jc w:val="center"/>
              <w:rPr>
                <w:b/>
                <w:bCs/>
                <w:rPrChange w:id="573" w:author="Buthelo, AaronRaymond" w:date="2018-04-28T20:57:00Z">
                  <w:rPr/>
                </w:rPrChange>
              </w:rPr>
            </w:pPr>
            <w:ins w:id="574" w:author="Solimine, Jaclyn V" w:date="2018-04-22T13:41:00Z">
              <w:r w:rsidRPr="00124ED1">
                <w:rPr>
                  <w:b/>
                  <w:bCs/>
                </w:rPr>
                <w:t xml:space="preserve">Class </w:t>
              </w:r>
            </w:ins>
            <w:r w:rsidR="008704AB" w:rsidRPr="001D0572">
              <w:rPr>
                <w:b/>
                <w:bCs/>
              </w:rPr>
              <w:t>Label Type</w:t>
            </w:r>
          </w:p>
        </w:tc>
        <w:tc>
          <w:tcPr>
            <w:tcW w:w="2338" w:type="dxa"/>
            <w:shd w:val="clear" w:color="auto" w:fill="D9D9D9" w:themeFill="background1" w:themeFillShade="D9"/>
            <w:vAlign w:val="center"/>
            <w:tcPrChange w:id="575" w:author="Buthelo, AaronRaymond" w:date="2018-04-28T21:03:00Z">
              <w:tcPr>
                <w:tcW w:w="2338" w:type="dxa"/>
                <w:shd w:val="clear" w:color="auto" w:fill="D9D9D9" w:themeFill="background1" w:themeFillShade="D9"/>
              </w:tcPr>
            </w:tcPrChange>
          </w:tcPr>
          <w:p w14:paraId="5A6CB3AE" w14:textId="599756BA" w:rsidR="008704AB" w:rsidRPr="008704AB" w:rsidRDefault="008704AB">
            <w:pPr>
              <w:jc w:val="center"/>
              <w:rPr>
                <w:b/>
                <w:bCs/>
                <w:rPrChange w:id="576" w:author="Buthelo, AaronRaymond" w:date="2018-04-28T20:57:00Z">
                  <w:rPr/>
                </w:rPrChange>
              </w:rPr>
            </w:pPr>
            <w:r w:rsidRPr="00124ED1">
              <w:rPr>
                <w:b/>
                <w:bCs/>
              </w:rPr>
              <w:t>1</w:t>
            </w:r>
            <w:r w:rsidRPr="001D0572">
              <w:rPr>
                <w:b/>
                <w:bCs/>
                <w:vertAlign w:val="superscript"/>
              </w:rPr>
              <w:t>st</w:t>
            </w:r>
            <w:r w:rsidRPr="001D0572">
              <w:rPr>
                <w:b/>
                <w:bCs/>
              </w:rPr>
              <w:t xml:space="preserve"> Term Grade Included in Feature Set?</w:t>
            </w:r>
          </w:p>
        </w:tc>
        <w:tc>
          <w:tcPr>
            <w:tcW w:w="2338" w:type="dxa"/>
            <w:shd w:val="clear" w:color="auto" w:fill="D9D9D9" w:themeFill="background1" w:themeFillShade="D9"/>
            <w:vAlign w:val="center"/>
            <w:tcPrChange w:id="577" w:author="Buthelo, AaronRaymond" w:date="2018-04-28T21:03:00Z">
              <w:tcPr>
                <w:tcW w:w="2338" w:type="dxa"/>
                <w:shd w:val="clear" w:color="auto" w:fill="D9D9D9" w:themeFill="background1" w:themeFillShade="D9"/>
              </w:tcPr>
            </w:tcPrChange>
          </w:tcPr>
          <w:p w14:paraId="17360270" w14:textId="379B1EF5" w:rsidR="008704AB" w:rsidRPr="008704AB" w:rsidRDefault="008704AB">
            <w:pPr>
              <w:jc w:val="center"/>
              <w:rPr>
                <w:b/>
                <w:bCs/>
                <w:rPrChange w:id="578" w:author="Buthelo, AaronRaymond" w:date="2018-04-28T20:57:00Z">
                  <w:rPr/>
                </w:rPrChange>
              </w:rPr>
            </w:pPr>
            <w:r w:rsidRPr="00124ED1">
              <w:rPr>
                <w:b/>
                <w:bCs/>
              </w:rPr>
              <w:t>2</w:t>
            </w:r>
            <w:r w:rsidRPr="001D0572">
              <w:rPr>
                <w:b/>
                <w:bCs/>
                <w:vertAlign w:val="superscript"/>
              </w:rPr>
              <w:t>nd</w:t>
            </w:r>
            <w:r w:rsidRPr="001D0572">
              <w:rPr>
                <w:b/>
                <w:bCs/>
              </w:rPr>
              <w:t xml:space="preserve"> Term Grade Included in Feature Set?</w:t>
            </w:r>
            <w:del w:id="579" w:author="Solimine, Jaclyn V" w:date="2018-04-22T13:41:00Z">
              <w:r w:rsidRPr="008704AB" w:rsidDel="000D4DCD">
                <w:rPr>
                  <w:b/>
                </w:rPr>
                <w:delText>?</w:delText>
              </w:r>
            </w:del>
          </w:p>
        </w:tc>
      </w:tr>
      <w:tr w:rsidR="008704AB" w14:paraId="04BCA358" w14:textId="77777777" w:rsidTr="02676EF7">
        <w:tc>
          <w:tcPr>
            <w:tcW w:w="1651" w:type="dxa"/>
            <w:vAlign w:val="center"/>
            <w:tcPrChange w:id="580" w:author="Buthelo, AaronRaymond" w:date="2018-04-28T21:03:00Z">
              <w:tcPr>
                <w:tcW w:w="1651" w:type="dxa"/>
              </w:tcPr>
            </w:tcPrChange>
          </w:tcPr>
          <w:p w14:paraId="4EEEF252" w14:textId="65325B1F" w:rsidR="008704AB" w:rsidRDefault="008704AB" w:rsidP="008704AB">
            <w:pPr>
              <w:jc w:val="center"/>
            </w:pPr>
            <w:r>
              <w:t>1</w:t>
            </w:r>
          </w:p>
        </w:tc>
        <w:tc>
          <w:tcPr>
            <w:tcW w:w="1349" w:type="dxa"/>
            <w:vAlign w:val="center"/>
            <w:tcPrChange w:id="581" w:author="Buthelo, AaronRaymond" w:date="2018-04-28T21:03:00Z">
              <w:tcPr>
                <w:tcW w:w="1349" w:type="dxa"/>
              </w:tcPr>
            </w:tcPrChange>
          </w:tcPr>
          <w:p w14:paraId="3FD31DBD" w14:textId="10268B4F" w:rsidR="008704AB" w:rsidRDefault="008704AB" w:rsidP="008704AB">
            <w:pPr>
              <w:jc w:val="center"/>
            </w:pPr>
            <w:r>
              <w:t>Multiclass</w:t>
            </w:r>
          </w:p>
        </w:tc>
        <w:tc>
          <w:tcPr>
            <w:tcW w:w="2338" w:type="dxa"/>
            <w:vAlign w:val="center"/>
            <w:tcPrChange w:id="582" w:author="Buthelo, AaronRaymond" w:date="2018-04-28T21:03:00Z">
              <w:tcPr>
                <w:tcW w:w="2338" w:type="dxa"/>
              </w:tcPr>
            </w:tcPrChange>
          </w:tcPr>
          <w:p w14:paraId="2128AF5B" w14:textId="7224B4F2" w:rsidR="008704AB" w:rsidRDefault="008704AB" w:rsidP="008704AB">
            <w:pPr>
              <w:jc w:val="center"/>
            </w:pPr>
            <w:r>
              <w:t>No</w:t>
            </w:r>
          </w:p>
        </w:tc>
        <w:tc>
          <w:tcPr>
            <w:tcW w:w="2338" w:type="dxa"/>
            <w:vAlign w:val="center"/>
            <w:tcPrChange w:id="583" w:author="Buthelo, AaronRaymond" w:date="2018-04-28T21:03:00Z">
              <w:tcPr>
                <w:tcW w:w="2338" w:type="dxa"/>
              </w:tcPr>
            </w:tcPrChange>
          </w:tcPr>
          <w:p w14:paraId="30DC0BC7" w14:textId="4C0443D7" w:rsidR="008704AB" w:rsidRDefault="008704AB" w:rsidP="008704AB">
            <w:pPr>
              <w:jc w:val="center"/>
            </w:pPr>
            <w:r>
              <w:t>No</w:t>
            </w:r>
          </w:p>
        </w:tc>
      </w:tr>
      <w:tr w:rsidR="008704AB" w14:paraId="57442D36" w14:textId="77777777" w:rsidTr="02676EF7">
        <w:tc>
          <w:tcPr>
            <w:tcW w:w="1651" w:type="dxa"/>
            <w:vAlign w:val="center"/>
            <w:tcPrChange w:id="584" w:author="Buthelo, AaronRaymond" w:date="2018-04-28T21:03:00Z">
              <w:tcPr>
                <w:tcW w:w="1651" w:type="dxa"/>
              </w:tcPr>
            </w:tcPrChange>
          </w:tcPr>
          <w:p w14:paraId="53D31679" w14:textId="7D2DBA59" w:rsidR="008704AB" w:rsidRDefault="008704AB" w:rsidP="008704AB">
            <w:pPr>
              <w:jc w:val="center"/>
            </w:pPr>
            <w:r>
              <w:t>2</w:t>
            </w:r>
          </w:p>
        </w:tc>
        <w:tc>
          <w:tcPr>
            <w:tcW w:w="1349" w:type="dxa"/>
            <w:vAlign w:val="center"/>
            <w:tcPrChange w:id="585" w:author="Buthelo, AaronRaymond" w:date="2018-04-28T21:03:00Z">
              <w:tcPr>
                <w:tcW w:w="1349" w:type="dxa"/>
              </w:tcPr>
            </w:tcPrChange>
          </w:tcPr>
          <w:p w14:paraId="6411FFF0" w14:textId="2F6D2D8C" w:rsidR="008704AB" w:rsidRDefault="008704AB" w:rsidP="008704AB">
            <w:pPr>
              <w:jc w:val="center"/>
            </w:pPr>
            <w:r>
              <w:t>Binary</w:t>
            </w:r>
          </w:p>
        </w:tc>
        <w:tc>
          <w:tcPr>
            <w:tcW w:w="2338" w:type="dxa"/>
            <w:vAlign w:val="center"/>
            <w:tcPrChange w:id="586" w:author="Buthelo, AaronRaymond" w:date="2018-04-28T21:03:00Z">
              <w:tcPr>
                <w:tcW w:w="2338" w:type="dxa"/>
              </w:tcPr>
            </w:tcPrChange>
          </w:tcPr>
          <w:p w14:paraId="21948E2E" w14:textId="6423317C" w:rsidR="008704AB" w:rsidRDefault="008704AB" w:rsidP="008704AB">
            <w:pPr>
              <w:jc w:val="center"/>
            </w:pPr>
            <w:r>
              <w:t>Yes</w:t>
            </w:r>
          </w:p>
        </w:tc>
        <w:tc>
          <w:tcPr>
            <w:tcW w:w="2338" w:type="dxa"/>
            <w:vAlign w:val="center"/>
            <w:tcPrChange w:id="587" w:author="Buthelo, AaronRaymond" w:date="2018-04-28T21:03:00Z">
              <w:tcPr>
                <w:tcW w:w="2338" w:type="dxa"/>
              </w:tcPr>
            </w:tcPrChange>
          </w:tcPr>
          <w:p w14:paraId="5B1F3514" w14:textId="4C2C0913" w:rsidR="008704AB" w:rsidRDefault="008704AB" w:rsidP="008704AB">
            <w:pPr>
              <w:jc w:val="center"/>
            </w:pPr>
            <w:r>
              <w:t>No</w:t>
            </w:r>
          </w:p>
        </w:tc>
      </w:tr>
      <w:tr w:rsidR="008704AB" w14:paraId="61CD7903" w14:textId="77777777" w:rsidTr="02676EF7">
        <w:tc>
          <w:tcPr>
            <w:tcW w:w="1651" w:type="dxa"/>
            <w:vAlign w:val="center"/>
            <w:tcPrChange w:id="588" w:author="Buthelo, AaronRaymond" w:date="2018-04-28T21:03:00Z">
              <w:tcPr>
                <w:tcW w:w="1651" w:type="dxa"/>
              </w:tcPr>
            </w:tcPrChange>
          </w:tcPr>
          <w:p w14:paraId="6D874E80" w14:textId="4AA6BB09" w:rsidR="008704AB" w:rsidRDefault="008704AB" w:rsidP="008704AB">
            <w:pPr>
              <w:jc w:val="center"/>
            </w:pPr>
            <w:r>
              <w:t>3</w:t>
            </w:r>
          </w:p>
        </w:tc>
        <w:tc>
          <w:tcPr>
            <w:tcW w:w="1349" w:type="dxa"/>
            <w:vAlign w:val="center"/>
            <w:tcPrChange w:id="589" w:author="Buthelo, AaronRaymond" w:date="2018-04-28T21:03:00Z">
              <w:tcPr>
                <w:tcW w:w="1349" w:type="dxa"/>
              </w:tcPr>
            </w:tcPrChange>
          </w:tcPr>
          <w:p w14:paraId="7ADB7530" w14:textId="431CD0DB" w:rsidR="008704AB" w:rsidRDefault="008704AB" w:rsidP="008704AB">
            <w:pPr>
              <w:jc w:val="center"/>
            </w:pPr>
            <w:r>
              <w:t>Binary</w:t>
            </w:r>
          </w:p>
        </w:tc>
        <w:tc>
          <w:tcPr>
            <w:tcW w:w="2338" w:type="dxa"/>
            <w:vAlign w:val="center"/>
            <w:tcPrChange w:id="590" w:author="Buthelo, AaronRaymond" w:date="2018-04-28T21:03:00Z">
              <w:tcPr>
                <w:tcW w:w="2338" w:type="dxa"/>
              </w:tcPr>
            </w:tcPrChange>
          </w:tcPr>
          <w:p w14:paraId="502BB9D5" w14:textId="68029835" w:rsidR="008704AB" w:rsidRDefault="008704AB" w:rsidP="008704AB">
            <w:pPr>
              <w:jc w:val="center"/>
            </w:pPr>
            <w:r>
              <w:t>Yes</w:t>
            </w:r>
          </w:p>
        </w:tc>
        <w:tc>
          <w:tcPr>
            <w:tcW w:w="2338" w:type="dxa"/>
            <w:vAlign w:val="center"/>
            <w:tcPrChange w:id="591" w:author="Buthelo, AaronRaymond" w:date="2018-04-28T21:03:00Z">
              <w:tcPr>
                <w:tcW w:w="2338" w:type="dxa"/>
              </w:tcPr>
            </w:tcPrChange>
          </w:tcPr>
          <w:p w14:paraId="388502E9" w14:textId="09DDFDE3" w:rsidR="008704AB" w:rsidRDefault="008704AB" w:rsidP="008704AB">
            <w:pPr>
              <w:jc w:val="center"/>
            </w:pPr>
            <w:r>
              <w:t>Yes</w:t>
            </w:r>
          </w:p>
        </w:tc>
      </w:tr>
      <w:tr w:rsidR="008704AB" w14:paraId="209C09A2" w14:textId="77777777" w:rsidTr="02676EF7">
        <w:tc>
          <w:tcPr>
            <w:tcW w:w="1651" w:type="dxa"/>
            <w:vAlign w:val="center"/>
            <w:tcPrChange w:id="592" w:author="Buthelo, AaronRaymond" w:date="2018-04-28T21:03:00Z">
              <w:tcPr>
                <w:tcW w:w="1651" w:type="dxa"/>
              </w:tcPr>
            </w:tcPrChange>
          </w:tcPr>
          <w:p w14:paraId="22A85629" w14:textId="4FE994EA" w:rsidR="008704AB" w:rsidRDefault="008704AB" w:rsidP="008704AB">
            <w:pPr>
              <w:jc w:val="center"/>
            </w:pPr>
            <w:r>
              <w:t>4</w:t>
            </w:r>
          </w:p>
        </w:tc>
        <w:tc>
          <w:tcPr>
            <w:tcW w:w="1349" w:type="dxa"/>
            <w:vAlign w:val="center"/>
            <w:tcPrChange w:id="593" w:author="Buthelo, AaronRaymond" w:date="2018-04-28T21:03:00Z">
              <w:tcPr>
                <w:tcW w:w="1349" w:type="dxa"/>
              </w:tcPr>
            </w:tcPrChange>
          </w:tcPr>
          <w:p w14:paraId="2EFE3637" w14:textId="3356DF63" w:rsidR="008704AB" w:rsidRDefault="008704AB" w:rsidP="008704AB">
            <w:pPr>
              <w:jc w:val="center"/>
            </w:pPr>
            <w:r>
              <w:t>Multiclass</w:t>
            </w:r>
          </w:p>
        </w:tc>
        <w:tc>
          <w:tcPr>
            <w:tcW w:w="2338" w:type="dxa"/>
            <w:vAlign w:val="center"/>
            <w:tcPrChange w:id="594" w:author="Buthelo, AaronRaymond" w:date="2018-04-28T21:03:00Z">
              <w:tcPr>
                <w:tcW w:w="2338" w:type="dxa"/>
              </w:tcPr>
            </w:tcPrChange>
          </w:tcPr>
          <w:p w14:paraId="6972B538" w14:textId="6129703C" w:rsidR="008704AB" w:rsidRDefault="008704AB" w:rsidP="008704AB">
            <w:pPr>
              <w:jc w:val="center"/>
            </w:pPr>
            <w:r>
              <w:t>Yes</w:t>
            </w:r>
          </w:p>
        </w:tc>
        <w:tc>
          <w:tcPr>
            <w:tcW w:w="2338" w:type="dxa"/>
            <w:vAlign w:val="center"/>
            <w:tcPrChange w:id="595" w:author="Buthelo, AaronRaymond" w:date="2018-04-28T21:03:00Z">
              <w:tcPr>
                <w:tcW w:w="2338" w:type="dxa"/>
              </w:tcPr>
            </w:tcPrChange>
          </w:tcPr>
          <w:p w14:paraId="709F0BFE" w14:textId="216B0790" w:rsidR="008704AB" w:rsidRDefault="008704AB" w:rsidP="008704AB">
            <w:pPr>
              <w:jc w:val="center"/>
            </w:pPr>
            <w:r>
              <w:t>No</w:t>
            </w:r>
          </w:p>
        </w:tc>
      </w:tr>
      <w:tr w:rsidR="008704AB" w14:paraId="1F9B357D" w14:textId="77777777" w:rsidTr="02676EF7">
        <w:trPr>
          <w:trHeight w:val="242"/>
        </w:trPr>
        <w:tc>
          <w:tcPr>
            <w:tcW w:w="1651" w:type="dxa"/>
            <w:vAlign w:val="center"/>
            <w:tcPrChange w:id="596" w:author="Buthelo, AaronRaymond" w:date="2018-04-28T21:03:00Z">
              <w:tcPr>
                <w:tcW w:w="1651" w:type="dxa"/>
              </w:tcPr>
            </w:tcPrChange>
          </w:tcPr>
          <w:p w14:paraId="1D2A5728" w14:textId="07ACDD70" w:rsidR="008704AB" w:rsidRDefault="008704AB" w:rsidP="008704AB">
            <w:pPr>
              <w:jc w:val="center"/>
            </w:pPr>
            <w:r>
              <w:t>5</w:t>
            </w:r>
          </w:p>
        </w:tc>
        <w:tc>
          <w:tcPr>
            <w:tcW w:w="1349" w:type="dxa"/>
            <w:vAlign w:val="center"/>
            <w:tcPrChange w:id="597" w:author="Buthelo, AaronRaymond" w:date="2018-04-28T21:03:00Z">
              <w:tcPr>
                <w:tcW w:w="1349" w:type="dxa"/>
              </w:tcPr>
            </w:tcPrChange>
          </w:tcPr>
          <w:p w14:paraId="7C5E620F" w14:textId="5DF6EF39" w:rsidR="008704AB" w:rsidRDefault="008704AB" w:rsidP="008704AB">
            <w:pPr>
              <w:jc w:val="center"/>
            </w:pPr>
            <w:r>
              <w:t>Multiclass</w:t>
            </w:r>
          </w:p>
        </w:tc>
        <w:tc>
          <w:tcPr>
            <w:tcW w:w="2338" w:type="dxa"/>
            <w:vAlign w:val="center"/>
            <w:tcPrChange w:id="598" w:author="Buthelo, AaronRaymond" w:date="2018-04-28T21:03:00Z">
              <w:tcPr>
                <w:tcW w:w="2338" w:type="dxa"/>
              </w:tcPr>
            </w:tcPrChange>
          </w:tcPr>
          <w:p w14:paraId="4BE4D30F" w14:textId="056FC366" w:rsidR="008704AB" w:rsidRDefault="008704AB" w:rsidP="008704AB">
            <w:pPr>
              <w:jc w:val="center"/>
            </w:pPr>
            <w:r>
              <w:t>Yes</w:t>
            </w:r>
          </w:p>
        </w:tc>
        <w:tc>
          <w:tcPr>
            <w:tcW w:w="2338" w:type="dxa"/>
            <w:vAlign w:val="center"/>
            <w:tcPrChange w:id="599" w:author="Buthelo, AaronRaymond" w:date="2018-04-28T21:03:00Z">
              <w:tcPr>
                <w:tcW w:w="2338" w:type="dxa"/>
              </w:tcPr>
            </w:tcPrChange>
          </w:tcPr>
          <w:p w14:paraId="2481B8CC" w14:textId="5DD5B7D2" w:rsidR="008704AB" w:rsidRDefault="008704AB" w:rsidP="008704AB">
            <w:pPr>
              <w:jc w:val="center"/>
            </w:pPr>
            <w:r>
              <w:t>Yes</w:t>
            </w:r>
          </w:p>
        </w:tc>
      </w:tr>
    </w:tbl>
    <w:p w14:paraId="1F94E18D" w14:textId="336FF9E7" w:rsidR="002F1EC7" w:rsidRDefault="002F1EC7" w:rsidP="00EC6143">
      <w:pPr>
        <w:jc w:val="both"/>
      </w:pPr>
    </w:p>
    <w:p w14:paraId="0118E759" w14:textId="56F40E75" w:rsidR="00F84C6D" w:rsidRDefault="00F84C6D" w:rsidP="00EC6143">
      <w:pPr>
        <w:jc w:val="both"/>
      </w:pPr>
    </w:p>
    <w:p w14:paraId="57552170" w14:textId="77777777" w:rsidR="00F84C6D" w:rsidRPr="00F84C6D" w:rsidRDefault="00F84C6D" w:rsidP="00EC6143">
      <w:pPr>
        <w:jc w:val="both"/>
      </w:pPr>
    </w:p>
    <w:p w14:paraId="6424FB39" w14:textId="77777777" w:rsidR="00F84C6D" w:rsidRPr="00F84C6D" w:rsidRDefault="00F84C6D" w:rsidP="00EC6143">
      <w:pPr>
        <w:jc w:val="both"/>
      </w:pPr>
    </w:p>
    <w:p w14:paraId="5541CF0F" w14:textId="77777777" w:rsidR="00F84C6D" w:rsidRPr="00F84C6D" w:rsidRDefault="00F84C6D" w:rsidP="00EC6143">
      <w:pPr>
        <w:jc w:val="both"/>
      </w:pPr>
    </w:p>
    <w:p w14:paraId="28C7D684" w14:textId="77777777" w:rsidR="00F84C6D" w:rsidRPr="00F84C6D" w:rsidRDefault="00F84C6D" w:rsidP="00EC6143">
      <w:pPr>
        <w:jc w:val="both"/>
      </w:pPr>
    </w:p>
    <w:p w14:paraId="045B113C" w14:textId="77777777" w:rsidR="00F84C6D" w:rsidRPr="00F84C6D" w:rsidRDefault="00F84C6D" w:rsidP="00EC6143">
      <w:pPr>
        <w:jc w:val="both"/>
      </w:pPr>
    </w:p>
    <w:p w14:paraId="6BDB7F9C" w14:textId="157D560E" w:rsidR="002F1EC7" w:rsidRDefault="002F1EC7" w:rsidP="00EC6143">
      <w:pPr>
        <w:jc w:val="both"/>
      </w:pPr>
    </w:p>
    <w:p w14:paraId="34B0DC7A" w14:textId="242CE17A" w:rsidR="00F84C6D" w:rsidRDefault="00F84C6D" w:rsidP="00EC6143">
      <w:pPr>
        <w:jc w:val="both"/>
      </w:pPr>
    </w:p>
    <w:p w14:paraId="1A5E0685" w14:textId="77777777" w:rsidR="00F84C6D" w:rsidRDefault="00F84C6D" w:rsidP="00EC6143">
      <w:pPr>
        <w:jc w:val="both"/>
      </w:pPr>
    </w:p>
    <w:p w14:paraId="33AB2B83" w14:textId="5B482B80" w:rsidR="00F84C6D" w:rsidRDefault="00F84C6D" w:rsidP="00EC6143">
      <w:pPr>
        <w:jc w:val="both"/>
      </w:pPr>
      <w:r>
        <w:t xml:space="preserve">The performance of each of these cases was considered with and without the application of PCA.  In addition, the data samples were divided into two separate sets: a training set composed of 70% of the data, and a testing/validation set composed of 30% of the data. </w:t>
      </w:r>
    </w:p>
    <w:p w14:paraId="337BC901" w14:textId="77777777" w:rsidR="00F84C6D" w:rsidRPr="00F84C6D" w:rsidRDefault="00F84C6D" w:rsidP="00EC6143">
      <w:pPr>
        <w:jc w:val="both"/>
      </w:pPr>
    </w:p>
    <w:p w14:paraId="71ABF10D" w14:textId="0920560A" w:rsidR="00F84C6D" w:rsidRDefault="00DC6A30">
      <w:pPr>
        <w:pStyle w:val="ListParagraph"/>
        <w:numPr>
          <w:ilvl w:val="1"/>
          <w:numId w:val="1"/>
        </w:numPr>
        <w:jc w:val="both"/>
        <w:rPr>
          <w:b/>
          <w:bCs/>
          <w:rPrChange w:id="600" w:author="Buthelo, AaronRaymond" w:date="2018-04-28T20:57:00Z">
            <w:rPr/>
          </w:rPrChange>
        </w:rPr>
      </w:pPr>
      <w:r w:rsidRPr="00124ED1">
        <w:rPr>
          <w:b/>
          <w:bCs/>
        </w:rPr>
        <w:t>Manual Feature Selection</w:t>
      </w:r>
    </w:p>
    <w:p w14:paraId="4C122DF3" w14:textId="77777777" w:rsidR="00F84C6D" w:rsidRDefault="00F84C6D" w:rsidP="00EC6143">
      <w:pPr>
        <w:jc w:val="both"/>
        <w:rPr>
          <w:b/>
        </w:rPr>
      </w:pPr>
    </w:p>
    <w:p w14:paraId="75209E18" w14:textId="6C804519" w:rsidR="00F84C6D" w:rsidRDefault="00F84C6D" w:rsidP="00EC6143">
      <w:pPr>
        <w:jc w:val="both"/>
        <w:rPr>
          <w:color w:val="FF0000"/>
        </w:rPr>
      </w:pPr>
      <w:r>
        <w:t>Manual feature selection was co</w:t>
      </w:r>
      <w:r w:rsidR="000424A5">
        <w:t>nducted to observe (1) which features accounted for the greatest differences between</w:t>
      </w:r>
      <w:r w:rsidR="00B07AC9">
        <w:t xml:space="preserve"> the</w:t>
      </w:r>
      <w:r w:rsidR="000424A5">
        <w:t xml:space="preserve"> student performance classes (2) which features students within a single performance class had in common. </w:t>
      </w:r>
      <w:del w:id="601" w:author="Solimine, Jaclyn V" w:date="2018-04-22T13:43:00Z">
        <w:r w:rsidR="00544C26" w:rsidDel="000D4DCD">
          <w:delText>Fi</w:delText>
        </w:r>
        <w:r w:rsidR="00B07AC9" w:rsidDel="000D4DCD">
          <w:delText>rst</w:delText>
        </w:r>
      </w:del>
      <w:ins w:id="602" w:author="Solimine, Jaclyn V" w:date="2018-04-22T13:43:00Z">
        <w:r w:rsidR="000D4DCD">
          <w:t>In order to accomplish this,</w:t>
        </w:r>
      </w:ins>
      <w:del w:id="603" w:author="Solimine, Jaclyn V" w:date="2018-04-22T13:43:00Z">
        <w:r w:rsidR="00B07AC9" w:rsidDel="000D4DCD">
          <w:delText>,</w:delText>
        </w:r>
      </w:del>
      <w:r w:rsidR="00B07AC9">
        <w:t xml:space="preserve"> the mean</w:t>
      </w:r>
      <w:r w:rsidR="00544C26">
        <w:t>s of the</w:t>
      </w:r>
      <w:r w:rsidR="00B07AC9">
        <w:t xml:space="preserve"> </w:t>
      </w:r>
      <w:r w:rsidR="00EC641D">
        <w:t xml:space="preserve">feature </w:t>
      </w:r>
      <w:r w:rsidR="00B07AC9">
        <w:t>value</w:t>
      </w:r>
      <w:r w:rsidR="00EC641D">
        <w:t>s</w:t>
      </w:r>
      <w:r w:rsidR="00B07AC9">
        <w:t xml:space="preserve"> for each individual </w:t>
      </w:r>
      <w:r w:rsidR="00EC641D">
        <w:t>class were</w:t>
      </w:r>
      <w:r w:rsidR="00B07AC9">
        <w:t xml:space="preserve"> determined. The percent difference</w:t>
      </w:r>
      <w:r w:rsidR="00544C26">
        <w:t>s</w:t>
      </w:r>
      <w:r w:rsidR="00B07AC9">
        <w:t xml:space="preserve"> </w:t>
      </w:r>
      <w:r w:rsidR="00544C26">
        <w:t xml:space="preserve">between the </w:t>
      </w:r>
      <w:r w:rsidR="00B07AC9">
        <w:t xml:space="preserve">means </w:t>
      </w:r>
      <w:r w:rsidR="00544C26">
        <w:t>of each class were then</w:t>
      </w:r>
      <w:r w:rsidR="00B07AC9">
        <w:t xml:space="preserve"> calculated</w:t>
      </w:r>
      <w:r w:rsidR="00544C26">
        <w:t xml:space="preserve"> for each feature. In theory, a higher percent difference </w:t>
      </w:r>
      <w:del w:id="604" w:author="Solimine, Jaclyn V" w:date="2018-04-22T13:43:00Z">
        <w:r w:rsidR="00544C26" w:rsidDel="000D4DCD">
          <w:delText xml:space="preserve">would </w:delText>
        </w:r>
      </w:del>
      <w:r w:rsidR="00544C26">
        <w:t>indicate</w:t>
      </w:r>
      <w:ins w:id="605" w:author="Solimine, Jaclyn V" w:date="2018-04-22T13:43:00Z">
        <w:r w:rsidR="000D4DCD">
          <w:t>s</w:t>
        </w:r>
      </w:ins>
      <w:r w:rsidR="00B07AC9">
        <w:t xml:space="preserve"> that the members of one class varied more significantly from the members of another class with respect to that feature. A low percent difference</w:t>
      </w:r>
      <w:r w:rsidR="00544C26">
        <w:t xml:space="preserve"> </w:t>
      </w:r>
      <w:del w:id="606" w:author="Solimine, Jaclyn V" w:date="2018-04-22T13:43:00Z">
        <w:r w:rsidR="00544C26" w:rsidDel="000D4DCD">
          <w:delText>would indicate</w:delText>
        </w:r>
      </w:del>
      <w:ins w:id="607" w:author="Solimine, Jaclyn V" w:date="2018-04-22T13:44:00Z">
        <w:r w:rsidR="000D4DCD">
          <w:t>indicates</w:t>
        </w:r>
      </w:ins>
      <w:r w:rsidR="00B07AC9">
        <w:t xml:space="preserve"> that members of the two classes in question</w:t>
      </w:r>
      <w:r w:rsidR="00544C26">
        <w:t xml:space="preserve"> did</w:t>
      </w:r>
      <w:r w:rsidR="00B07AC9">
        <w:t xml:space="preserve"> not vary with r</w:t>
      </w:r>
      <w:r w:rsidR="00544C26">
        <w:t xml:space="preserve">espect to that feature, therefore rendering </w:t>
      </w:r>
      <w:r w:rsidR="00B07AC9">
        <w:t xml:space="preserve">that feature ineffective </w:t>
      </w:r>
      <w:r w:rsidR="00544C26">
        <w:t>for</w:t>
      </w:r>
      <w:r w:rsidR="00B07AC9">
        <w:t xml:space="preserve"> differentiating between the two classes</w:t>
      </w:r>
      <w:r w:rsidR="0083776D">
        <w:t xml:space="preserve">. </w:t>
      </w:r>
      <w:ins w:id="608" w:author="Solimine, Jaclyn V" w:date="2018-04-22T13:44:00Z">
        <w:r w:rsidR="000D4DCD">
          <w:t xml:space="preserve">This method was used to highlight the most salient features available in the collected data. </w:t>
        </w:r>
      </w:ins>
    </w:p>
    <w:p w14:paraId="26183119" w14:textId="77777777" w:rsidR="00F84C6D" w:rsidRPr="0083776D" w:rsidRDefault="00F84C6D" w:rsidP="00EC6143">
      <w:pPr>
        <w:jc w:val="both"/>
        <w:rPr>
          <w:b/>
          <w:color w:val="FF0000"/>
        </w:rPr>
      </w:pPr>
    </w:p>
    <w:p w14:paraId="62C6183D" w14:textId="6A13A5B5" w:rsidR="006732F7" w:rsidRDefault="00DC6A30">
      <w:pPr>
        <w:pStyle w:val="ListParagraph"/>
        <w:numPr>
          <w:ilvl w:val="1"/>
          <w:numId w:val="1"/>
        </w:numPr>
        <w:jc w:val="both"/>
        <w:rPr>
          <w:b/>
          <w:bCs/>
          <w:rPrChange w:id="609" w:author="Buthelo, AaronRaymond" w:date="2018-04-28T20:57:00Z">
            <w:rPr/>
          </w:rPrChange>
        </w:rPr>
      </w:pPr>
      <w:r w:rsidRPr="00124ED1">
        <w:rPr>
          <w:b/>
          <w:bCs/>
        </w:rPr>
        <w:t>Feature Reduction using Principal Component Analysis</w:t>
      </w:r>
    </w:p>
    <w:p w14:paraId="31E307E8" w14:textId="77777777" w:rsidR="0083776D" w:rsidRPr="0083776D" w:rsidRDefault="0083776D" w:rsidP="00EC6143">
      <w:pPr>
        <w:jc w:val="both"/>
        <w:rPr>
          <w:b/>
        </w:rPr>
      </w:pPr>
    </w:p>
    <w:p w14:paraId="735DA1C3" w14:textId="677A9852" w:rsidR="006732F7" w:rsidRDefault="006732F7" w:rsidP="00EC6143">
      <w:pPr>
        <w:jc w:val="both"/>
      </w:pPr>
      <w:r>
        <w:t xml:space="preserve">This </w:t>
      </w:r>
      <w:r w:rsidR="0083776D">
        <w:t xml:space="preserve">section details the basic theory and application of PCA as it pertains to this study. </w:t>
      </w:r>
    </w:p>
    <w:p w14:paraId="4F32B5F0" w14:textId="77777777" w:rsidR="0083776D" w:rsidRPr="0083776D" w:rsidRDefault="0083776D" w:rsidP="00EC6143">
      <w:pPr>
        <w:jc w:val="both"/>
        <w:rPr>
          <w:b/>
        </w:rPr>
      </w:pPr>
    </w:p>
    <w:p w14:paraId="30327DE7" w14:textId="6100540F" w:rsidR="00DC6A30" w:rsidRDefault="0083776D">
      <w:pPr>
        <w:pStyle w:val="ListParagraph"/>
        <w:numPr>
          <w:ilvl w:val="2"/>
          <w:numId w:val="1"/>
        </w:numPr>
        <w:jc w:val="both"/>
        <w:rPr>
          <w:b/>
          <w:bCs/>
          <w:rPrChange w:id="610" w:author="Buthelo, AaronRaymond" w:date="2018-04-28T20:57:00Z">
            <w:rPr/>
          </w:rPrChange>
        </w:rPr>
      </w:pPr>
      <w:r w:rsidRPr="00124ED1">
        <w:rPr>
          <w:b/>
          <w:bCs/>
        </w:rPr>
        <w:t xml:space="preserve">PCA </w:t>
      </w:r>
      <w:r w:rsidR="00DC6A30" w:rsidRPr="001D0572">
        <w:rPr>
          <w:b/>
          <w:bCs/>
        </w:rPr>
        <w:t>Theory</w:t>
      </w:r>
    </w:p>
    <w:p w14:paraId="135432B0" w14:textId="77777777" w:rsidR="00B552FE" w:rsidRPr="00B552FE" w:rsidRDefault="00B552FE" w:rsidP="00EC6143">
      <w:pPr>
        <w:jc w:val="both"/>
        <w:rPr>
          <w:b/>
        </w:rPr>
      </w:pPr>
    </w:p>
    <w:p w14:paraId="124E4D83" w14:textId="1A5BACE9" w:rsidR="003E255A" w:rsidRDefault="003E255A" w:rsidP="00EC6143">
      <w:pPr>
        <w:jc w:val="both"/>
      </w:pPr>
      <w:r>
        <w:t xml:space="preserve">Principal component analysis is a </w:t>
      </w:r>
      <w:ins w:id="611" w:author="Solimine, Jaclyn V" w:date="2018-04-22T13:45:00Z">
        <w:r w:rsidR="00A238AE">
          <w:t>common</w:t>
        </w:r>
      </w:ins>
      <w:del w:id="612" w:author="Solimine, Jaclyn V" w:date="2018-04-22T13:45:00Z">
        <w:r w:rsidDel="00A238AE">
          <w:delText>popular</w:delText>
        </w:r>
      </w:del>
      <w:r>
        <w:t xml:space="preserve"> feature reduction tec</w:t>
      </w:r>
      <w:r w:rsidR="00032BEF">
        <w:t xml:space="preserve">hnique that is commonly used in the </w:t>
      </w:r>
      <w:r>
        <w:t>preprocess</w:t>
      </w:r>
      <w:r w:rsidR="00032BEF">
        <w:t xml:space="preserve">ing stage of </w:t>
      </w:r>
      <w:r>
        <w:t xml:space="preserve">machine learning applications. The method uses orthogonal transformation </w:t>
      </w:r>
      <w:r w:rsidR="00032BEF">
        <w:t xml:space="preserve">to </w:t>
      </w:r>
      <w:r>
        <w:t>generate a</w:t>
      </w:r>
      <w:r w:rsidR="00032BEF">
        <w:t xml:space="preserve"> principal component space from</w:t>
      </w:r>
      <w:r>
        <w:t xml:space="preserve"> linear combinations of the ori</w:t>
      </w:r>
      <w:r w:rsidR="00032BEF">
        <w:t xml:space="preserve">ginal </w:t>
      </w:r>
      <w:r w:rsidR="00D8646A">
        <w:t>feature set.  This process effectively converts highly correlated or redundant features into new, uncorrelated principal components</w:t>
      </w:r>
      <w:r w:rsidR="00032BEF">
        <w:t xml:space="preserve">. The original data points can then be projected onto this new principal component space, allowing them to be represented in a way that maximizes any variance that is present. </w:t>
      </w:r>
      <w:r w:rsidR="00FF1046">
        <w:t xml:space="preserve">The formula used for principal component analysis through singular value decomposition is given </w:t>
      </w:r>
      <w:r w:rsidR="00FF1046" w:rsidRPr="00A238AE">
        <w:rPr>
          <w:rPrChange w:id="613" w:author="Solimine, Jaclyn V" w:date="2018-04-22T13:45:00Z">
            <w:rPr>
              <w:highlight w:val="yellow"/>
            </w:rPr>
          </w:rPrChange>
        </w:rPr>
        <w:t xml:space="preserve">in </w:t>
      </w:r>
      <w:ins w:id="614" w:author="Solimine, Jaclyn V" w:date="2018-04-22T13:45:00Z">
        <w:r w:rsidR="00A238AE">
          <w:t>E</w:t>
        </w:r>
      </w:ins>
      <w:del w:id="615" w:author="Solimine, Jaclyn V" w:date="2018-04-22T13:45:00Z">
        <w:r w:rsidR="00FF1046" w:rsidRPr="00A238AE" w:rsidDel="00A238AE">
          <w:rPr>
            <w:rPrChange w:id="616" w:author="Solimine, Jaclyn V" w:date="2018-04-22T13:45:00Z">
              <w:rPr>
                <w:highlight w:val="yellow"/>
              </w:rPr>
            </w:rPrChange>
          </w:rPr>
          <w:delText>e</w:delText>
        </w:r>
      </w:del>
      <w:r w:rsidR="00FF1046" w:rsidRPr="00A238AE">
        <w:rPr>
          <w:rPrChange w:id="617" w:author="Solimine, Jaclyn V" w:date="2018-04-22T13:45:00Z">
            <w:rPr>
              <w:highlight w:val="yellow"/>
            </w:rPr>
          </w:rPrChange>
        </w:rPr>
        <w:t xml:space="preserve">quation </w:t>
      </w:r>
      <w:ins w:id="618" w:author="Solimine, Jaclyn V" w:date="2018-04-22T13:45:00Z">
        <w:r w:rsidR="00A238AE" w:rsidRPr="00A238AE">
          <w:rPr>
            <w:rPrChange w:id="619" w:author="Solimine, Jaclyn V" w:date="2018-04-22T13:45:00Z">
              <w:rPr>
                <w:highlight w:val="yellow"/>
              </w:rPr>
            </w:rPrChange>
          </w:rPr>
          <w:t>1.</w:t>
        </w:r>
      </w:ins>
      <w:del w:id="620" w:author="Solimine, Jaclyn V" w:date="2018-04-22T13:45:00Z">
        <w:r w:rsidR="00FF1046" w:rsidRPr="004A435C" w:rsidDel="00A238AE">
          <w:rPr>
            <w:highlight w:val="yellow"/>
          </w:rPr>
          <w:delText>X</w:delText>
        </w:r>
      </w:del>
    </w:p>
    <w:p w14:paraId="634BC21B" w14:textId="77777777" w:rsidR="00032BEF" w:rsidRDefault="00032BEF" w:rsidP="00EC6143">
      <w:pPr>
        <w:jc w:val="both"/>
      </w:pPr>
    </w:p>
    <w:p w14:paraId="60D1CB9C" w14:textId="74893CE4" w:rsidR="004A435C" w:rsidRPr="00A238AE" w:rsidRDefault="004A435C">
      <w:pPr>
        <w:jc w:val="right"/>
        <w:rPr>
          <w:rFonts w:eastAsiaTheme="minorEastAsia"/>
          <w:rPrChange w:id="621" w:author="Buthelo, AaronRaymond" w:date="2018-04-28T20:57:00Z">
            <w:rPr/>
          </w:rPrChange>
        </w:rPr>
        <w:pPrChange w:id="622" w:author="Buthelo, AaronRaymond" w:date="2018-04-28T20:57:00Z">
          <w:pPr>
            <w:jc w:val="both"/>
          </w:pPr>
        </w:pPrChange>
      </w:pPr>
      <m:oMath>
        <m:r>
          <w:rPr>
            <w:rFonts w:ascii="Cambria Math" w:hAnsi="Cambria Math"/>
          </w:rPr>
          <m:t>X=US</m:t>
        </m:r>
        <m:sSup>
          <m:sSupPr>
            <m:ctrlPr>
              <w:rPr>
                <w:rFonts w:ascii="Cambria Math" w:hAnsi="Cambria Math"/>
                <w:i/>
              </w:rPr>
            </m:ctrlPr>
          </m:sSupPr>
          <m:e>
            <m:r>
              <w:rPr>
                <w:rFonts w:ascii="Cambria Math" w:hAnsi="Cambria Math"/>
              </w:rPr>
              <m:t>V</m:t>
            </m:r>
          </m:e>
          <m:sup>
            <m:r>
              <w:rPr>
                <w:rFonts w:ascii="Cambria Math" w:hAnsi="Cambria Math"/>
              </w:rPr>
              <m:t>T</m:t>
            </m:r>
          </m:sup>
        </m:sSup>
      </m:oMath>
      <w:ins w:id="623" w:author="Solimine, Jaclyn V" w:date="2018-04-22T13:45:00Z">
        <w:r w:rsidR="00A238AE">
          <w:rPr>
            <w:rFonts w:eastAsiaTheme="minorEastAsia"/>
          </w:rPr>
          <w:tab/>
        </w:r>
        <w:r w:rsidR="00A238AE">
          <w:rPr>
            <w:rFonts w:eastAsiaTheme="minorEastAsia"/>
          </w:rPr>
          <w:tab/>
        </w:r>
        <w:r w:rsidR="00A238AE">
          <w:rPr>
            <w:rFonts w:eastAsiaTheme="minorEastAsia"/>
          </w:rPr>
          <w:tab/>
        </w:r>
        <w:r w:rsidR="00A238AE">
          <w:rPr>
            <w:rFonts w:eastAsiaTheme="minorEastAsia"/>
          </w:rPr>
          <w:tab/>
        </w:r>
        <w:r w:rsidR="00A238AE">
          <w:rPr>
            <w:rFonts w:eastAsiaTheme="minorEastAsia"/>
          </w:rPr>
          <w:tab/>
        </w:r>
        <w:r w:rsidR="00A238AE">
          <w:rPr>
            <w:rFonts w:eastAsiaTheme="minorEastAsia"/>
          </w:rPr>
          <w:tab/>
        </w:r>
        <w:r w:rsidR="00A238AE" w:rsidRPr="75D2AEB5">
          <w:rPr>
            <w:rFonts w:eastAsiaTheme="minorEastAsia"/>
          </w:rPr>
          <w:t>(1)</w:t>
        </w:r>
      </w:ins>
    </w:p>
    <w:p w14:paraId="72D3CD10" w14:textId="77777777" w:rsidR="00D8646A" w:rsidRPr="004A435C" w:rsidRDefault="00D8646A" w:rsidP="00EC6143">
      <w:pPr>
        <w:jc w:val="both"/>
        <w:rPr>
          <w:rFonts w:eastAsiaTheme="minorEastAsia"/>
        </w:rPr>
      </w:pPr>
    </w:p>
    <w:p w14:paraId="4FF1E6C5" w14:textId="77777777" w:rsidR="00A238AE" w:rsidRDefault="00A238AE" w:rsidP="00EC6143">
      <w:pPr>
        <w:jc w:val="both"/>
        <w:rPr>
          <w:ins w:id="624" w:author="Solimine, Jaclyn V" w:date="2018-04-22T13:46:00Z"/>
          <w:rFonts w:eastAsiaTheme="minorEastAsia"/>
        </w:rPr>
      </w:pPr>
    </w:p>
    <w:p w14:paraId="57B81017" w14:textId="45A5A854" w:rsidR="004A435C" w:rsidRDefault="004A435C">
      <w:pPr>
        <w:jc w:val="both"/>
        <w:rPr>
          <w:rFonts w:eastAsiaTheme="minorEastAsia"/>
          <w:rPrChange w:id="625" w:author="Buthelo, AaronRaymond" w:date="2018-04-28T20:57:00Z">
            <w:rPr/>
          </w:rPrChange>
        </w:rPr>
      </w:pPr>
      <w:r w:rsidRPr="75D2AEB5">
        <w:rPr>
          <w:rFonts w:eastAsiaTheme="minorEastAsia"/>
        </w:rPr>
        <w:t xml:space="preserve">Where: </w:t>
      </w:r>
      <w:r>
        <w:rPr>
          <w:rFonts w:eastAsiaTheme="minorEastAsia"/>
        </w:rPr>
        <w:tab/>
      </w:r>
      <w:r w:rsidRPr="75D2AEB5">
        <w:rPr>
          <w:rFonts w:eastAsiaTheme="minorEastAsia"/>
        </w:rPr>
        <w:t xml:space="preserve">X= </w:t>
      </w:r>
      <w:r w:rsidRPr="00124ED1">
        <w:rPr>
          <w:rFonts w:eastAsiaTheme="minorEastAsia"/>
          <w:i/>
          <w:iCs/>
        </w:rPr>
        <w:t xml:space="preserve">[m X n] </w:t>
      </w:r>
      <w:r w:rsidR="00166D0C" w:rsidRPr="75D2AEB5">
        <w:rPr>
          <w:rFonts w:eastAsiaTheme="minorEastAsia"/>
        </w:rPr>
        <w:t>data</w:t>
      </w:r>
      <w:r w:rsidRPr="75D2AEB5">
        <w:rPr>
          <w:rFonts w:eastAsiaTheme="minorEastAsia"/>
        </w:rPr>
        <w:t>set with original feature space representation</w:t>
      </w:r>
    </w:p>
    <w:p w14:paraId="2EBEB29C" w14:textId="1EC31890" w:rsidR="004A435C" w:rsidRDefault="00E505EB">
      <w:pPr>
        <w:jc w:val="both"/>
        <w:rPr>
          <w:rFonts w:eastAsiaTheme="minorEastAsia"/>
          <w:rPrChange w:id="626" w:author="Buthelo, AaronRaymond" w:date="2018-04-28T20:57:00Z">
            <w:rPr/>
          </w:rPrChange>
        </w:rPr>
      </w:pPr>
      <w:r>
        <w:rPr>
          <w:rFonts w:eastAsiaTheme="minorEastAsia"/>
        </w:rPr>
        <w:tab/>
      </w:r>
      <w:r>
        <w:rPr>
          <w:rFonts w:eastAsiaTheme="minorEastAsia"/>
        </w:rPr>
        <w:tab/>
      </w:r>
      <w:r w:rsidR="004A435C" w:rsidRPr="75D2AEB5">
        <w:rPr>
          <w:rFonts w:eastAsiaTheme="minorEastAsia"/>
        </w:rPr>
        <w:t>U=</w:t>
      </w:r>
      <w:r w:rsidRPr="75D2AEB5">
        <w:rPr>
          <w:rFonts w:eastAsiaTheme="minorEastAsia"/>
        </w:rPr>
        <w:t xml:space="preserve"> </w:t>
      </w:r>
      <w:r w:rsidR="00166D0C" w:rsidRPr="00124ED1">
        <w:rPr>
          <w:rFonts w:eastAsiaTheme="minorEastAsia"/>
          <w:i/>
          <w:iCs/>
        </w:rPr>
        <w:t xml:space="preserve">[m X m] </w:t>
      </w:r>
      <w:r w:rsidR="00166D0C" w:rsidRPr="75D2AEB5">
        <w:rPr>
          <w:rFonts w:eastAsiaTheme="minorEastAsia"/>
        </w:rPr>
        <w:t>matrix of</w:t>
      </w:r>
      <w:r w:rsidR="00166D0C" w:rsidRPr="00124ED1">
        <w:rPr>
          <w:rFonts w:eastAsiaTheme="minorEastAsia"/>
          <w:i/>
          <w:iCs/>
        </w:rPr>
        <w:t xml:space="preserve"> </w:t>
      </w:r>
      <w:r w:rsidR="00166D0C" w:rsidRPr="75D2AEB5">
        <w:rPr>
          <w:rFonts w:eastAsiaTheme="minorEastAsia"/>
        </w:rPr>
        <w:t>l</w:t>
      </w:r>
      <w:r w:rsidR="004A435C" w:rsidRPr="75D2AEB5">
        <w:rPr>
          <w:rFonts w:eastAsiaTheme="minorEastAsia"/>
        </w:rPr>
        <w:t>eft singular vectors</w:t>
      </w:r>
    </w:p>
    <w:p w14:paraId="16612B1E" w14:textId="77777777" w:rsidR="00166D0C" w:rsidRDefault="004A435C">
      <w:pPr>
        <w:jc w:val="both"/>
        <w:rPr>
          <w:rFonts w:eastAsiaTheme="minorEastAsia"/>
          <w:rPrChange w:id="627" w:author="Buthelo, AaronRaymond" w:date="2018-04-28T20:57:00Z">
            <w:rPr/>
          </w:rPrChange>
        </w:rPr>
      </w:pPr>
      <w:r>
        <w:rPr>
          <w:rFonts w:eastAsiaTheme="minorEastAsia"/>
        </w:rPr>
        <w:tab/>
      </w:r>
      <w:r>
        <w:rPr>
          <w:rFonts w:eastAsiaTheme="minorEastAsia"/>
        </w:rPr>
        <w:tab/>
      </w:r>
      <w:r w:rsidRPr="75D2AEB5">
        <w:rPr>
          <w:rFonts w:eastAsiaTheme="minorEastAsia"/>
        </w:rPr>
        <w:t>S=diagonal matrix of singular values</w:t>
      </w:r>
    </w:p>
    <w:p w14:paraId="52D60658" w14:textId="3D9212D2" w:rsidR="00166D0C" w:rsidRDefault="00166D0C">
      <w:pPr>
        <w:jc w:val="both"/>
        <w:rPr>
          <w:rFonts w:eastAsiaTheme="minorEastAsia"/>
          <w:rPrChange w:id="628" w:author="Buthelo, AaronRaymond" w:date="2018-04-28T20:57:00Z">
            <w:rPr/>
          </w:rPrChange>
        </w:rPr>
      </w:pPr>
      <w:r>
        <w:rPr>
          <w:rFonts w:eastAsiaTheme="minorEastAsia"/>
        </w:rPr>
        <w:tab/>
      </w:r>
      <w:r>
        <w:rPr>
          <w:rFonts w:eastAsiaTheme="minorEastAsia"/>
        </w:rPr>
        <w:tab/>
      </w:r>
      <w:r w:rsidRPr="75D2AEB5">
        <w:rPr>
          <w:rFonts w:eastAsiaTheme="minorEastAsia"/>
        </w:rPr>
        <w:t>V=</w:t>
      </w:r>
      <w:r w:rsidR="00E505EB" w:rsidRPr="75D2AEB5">
        <w:rPr>
          <w:rFonts w:eastAsiaTheme="minorEastAsia"/>
        </w:rPr>
        <w:t xml:space="preserve"> </w:t>
      </w:r>
      <w:r w:rsidRPr="00124ED1">
        <w:rPr>
          <w:rFonts w:eastAsiaTheme="minorEastAsia"/>
          <w:i/>
          <w:iCs/>
        </w:rPr>
        <w:t>[n X n]</w:t>
      </w:r>
      <w:r w:rsidRPr="75D2AEB5">
        <w:rPr>
          <w:rFonts w:eastAsiaTheme="minorEastAsia"/>
        </w:rPr>
        <w:t xml:space="preserve"> matrix of left singular vectors</w:t>
      </w:r>
    </w:p>
    <w:p w14:paraId="64D6E3D6" w14:textId="77BE503B" w:rsidR="004A435C" w:rsidRPr="004A435C" w:rsidRDefault="004A435C" w:rsidP="00EC6143">
      <w:pPr>
        <w:jc w:val="both"/>
        <w:rPr>
          <w:rFonts w:eastAsiaTheme="minorEastAsia"/>
        </w:rPr>
      </w:pPr>
      <w:r>
        <w:rPr>
          <w:rFonts w:eastAsiaTheme="minorEastAsia"/>
        </w:rPr>
        <w:t xml:space="preserve"> </w:t>
      </w:r>
    </w:p>
    <w:p w14:paraId="6C626950" w14:textId="554B4A0D" w:rsidR="00032BEF" w:rsidRDefault="00032BEF" w:rsidP="00EC6143">
      <w:pPr>
        <w:jc w:val="both"/>
      </w:pPr>
      <w:r>
        <w:t>The first principal component will represent the direction in which the data demonstrates the greatest spread, or variance. The second principal component will be an axis perpendicular to this first axis</w:t>
      </w:r>
      <w:r w:rsidR="00D8646A">
        <w:t>, and will</w:t>
      </w:r>
      <w:r>
        <w:t xml:space="preserve"> </w:t>
      </w:r>
      <w:r w:rsidR="00D8646A">
        <w:t>capture</w:t>
      </w:r>
      <w:r w:rsidR="0000752F">
        <w:t xml:space="preserve"> </w:t>
      </w:r>
      <w:r>
        <w:t>the direction of the second greatest s</w:t>
      </w:r>
      <w:r w:rsidR="00D8646A">
        <w:t>pread (</w:t>
      </w:r>
      <w:r>
        <w:t>and so on so on</w:t>
      </w:r>
      <w:r w:rsidR="00D8646A">
        <w:t>)</w:t>
      </w:r>
      <w:r>
        <w:t xml:space="preserve">. By discarding the </w:t>
      </w:r>
      <w:r w:rsidR="00C07197">
        <w:t>higher-ranking</w:t>
      </w:r>
      <w:r>
        <w:t xml:space="preserve"> principal components</w:t>
      </w:r>
      <w:r w:rsidR="005B1553">
        <w:t xml:space="preserve"> (which are often regarded as “noise”)</w:t>
      </w:r>
      <w:r>
        <w:t xml:space="preserve">, the dimensionality of the feature set can be greatly reduced with little loss of information.  </w:t>
      </w:r>
      <w:r w:rsidR="0000752F">
        <w:t xml:space="preserve">The </w:t>
      </w:r>
      <w:r w:rsidR="0000752F">
        <w:lastRenderedPageBreak/>
        <w:t xml:space="preserve">machine learning algorithms will then be able to operate more efficiently on the reduced, uncorrelated </w:t>
      </w:r>
      <w:r w:rsidR="00E521D5">
        <w:t>“</w:t>
      </w:r>
      <w:r w:rsidR="0000752F">
        <w:t>feature</w:t>
      </w:r>
      <w:r w:rsidR="00E521D5">
        <w:t>”</w:t>
      </w:r>
      <w:r w:rsidR="0000752F">
        <w:t xml:space="preserve"> set</w:t>
      </w:r>
      <w:r w:rsidR="00E521D5">
        <w:t xml:space="preserve"> formed by the principal components</w:t>
      </w:r>
      <w:r w:rsidR="0000752F">
        <w:t xml:space="preserve">. </w:t>
      </w:r>
    </w:p>
    <w:p w14:paraId="1AE181BB" w14:textId="77777777" w:rsidR="003E255A" w:rsidRPr="003E255A" w:rsidRDefault="003E255A" w:rsidP="00EC6143">
      <w:pPr>
        <w:jc w:val="both"/>
        <w:rPr>
          <w:b/>
        </w:rPr>
      </w:pPr>
    </w:p>
    <w:p w14:paraId="12005EA5" w14:textId="687896CB" w:rsidR="00DC6A30" w:rsidRDefault="00DC6A30">
      <w:pPr>
        <w:pStyle w:val="ListParagraph"/>
        <w:numPr>
          <w:ilvl w:val="2"/>
          <w:numId w:val="1"/>
        </w:numPr>
        <w:jc w:val="both"/>
        <w:rPr>
          <w:b/>
          <w:bCs/>
          <w:rPrChange w:id="629" w:author="Buthelo, AaronRaymond" w:date="2018-04-28T20:57:00Z">
            <w:rPr/>
          </w:rPrChange>
        </w:rPr>
      </w:pPr>
      <w:r w:rsidRPr="00124ED1">
        <w:rPr>
          <w:b/>
          <w:bCs/>
        </w:rPr>
        <w:t>PCA Application</w:t>
      </w:r>
    </w:p>
    <w:p w14:paraId="753DE5F9" w14:textId="501D60FA" w:rsidR="00E521D5" w:rsidRDefault="00E521D5" w:rsidP="00EC6143">
      <w:pPr>
        <w:jc w:val="both"/>
      </w:pPr>
    </w:p>
    <w:p w14:paraId="2CEFD102" w14:textId="2FCA7F74" w:rsidR="00E521D5" w:rsidRDefault="00E521D5" w:rsidP="00EC6143">
      <w:pPr>
        <w:jc w:val="both"/>
      </w:pPr>
      <w:r>
        <w:t xml:space="preserve">For this study, PCA was applied to each of the cases listed in Table </w:t>
      </w:r>
      <w:ins w:id="630" w:author="Solimine, Jaclyn V" w:date="2018-04-22T13:46:00Z">
        <w:r w:rsidR="00A238AE">
          <w:t>2</w:t>
        </w:r>
      </w:ins>
      <w:del w:id="631" w:author="Solimine, Jaclyn V" w:date="2018-04-22T13:46:00Z">
        <w:r w:rsidDel="00A238AE">
          <w:delText>3</w:delText>
        </w:r>
      </w:del>
      <w:r>
        <w:t xml:space="preserve">. The performance of these cases was then reevaluated in the new principal component space instead of the original feature space. In the dimensionality reduction stage of this process, the original data was projected onto the number of principal components required to explain 95% of the variance present in the data, and all other components were discarded. </w:t>
      </w:r>
    </w:p>
    <w:p w14:paraId="767D27C3" w14:textId="77777777" w:rsidR="00E521D5" w:rsidRPr="00E521D5" w:rsidRDefault="00E521D5" w:rsidP="00EC6143">
      <w:pPr>
        <w:jc w:val="both"/>
        <w:rPr>
          <w:b/>
        </w:rPr>
      </w:pPr>
    </w:p>
    <w:p w14:paraId="2127BB77" w14:textId="5A6359AF" w:rsidR="00961432" w:rsidRDefault="00DC6A30">
      <w:pPr>
        <w:pStyle w:val="ListParagraph"/>
        <w:numPr>
          <w:ilvl w:val="1"/>
          <w:numId w:val="1"/>
        </w:numPr>
        <w:jc w:val="both"/>
        <w:rPr>
          <w:b/>
          <w:bCs/>
          <w:rPrChange w:id="632" w:author="Buthelo, AaronRaymond" w:date="2018-04-28T20:57:00Z">
            <w:rPr/>
          </w:rPrChange>
        </w:rPr>
      </w:pPr>
      <w:r w:rsidRPr="00124ED1">
        <w:rPr>
          <w:b/>
          <w:bCs/>
        </w:rPr>
        <w:t>Classification with Support Vector Machines</w:t>
      </w:r>
    </w:p>
    <w:p w14:paraId="20B4FD3A" w14:textId="77777777" w:rsidR="00961432" w:rsidRDefault="00961432" w:rsidP="00961432">
      <w:pPr>
        <w:jc w:val="both"/>
        <w:rPr>
          <w:b/>
        </w:rPr>
      </w:pPr>
    </w:p>
    <w:p w14:paraId="4770BB92" w14:textId="16E26A53" w:rsidR="00961432" w:rsidRDefault="00961432" w:rsidP="00961432">
      <w:pPr>
        <w:jc w:val="both"/>
      </w:pPr>
      <w:r w:rsidRPr="00961432">
        <w:t xml:space="preserve">This section details the theory behind SVMs and their </w:t>
      </w:r>
      <w:r>
        <w:t xml:space="preserve">application to binary and multiclass classification problems. </w:t>
      </w:r>
    </w:p>
    <w:p w14:paraId="6BA6E04D" w14:textId="77777777" w:rsidR="00961432" w:rsidRPr="00961432" w:rsidRDefault="00961432" w:rsidP="00961432">
      <w:pPr>
        <w:jc w:val="both"/>
      </w:pPr>
    </w:p>
    <w:p w14:paraId="6BE1277B" w14:textId="334CAF8A" w:rsidR="00DC6A30" w:rsidRDefault="00DC6A30">
      <w:pPr>
        <w:pStyle w:val="ListParagraph"/>
        <w:numPr>
          <w:ilvl w:val="2"/>
          <w:numId w:val="1"/>
        </w:numPr>
        <w:jc w:val="both"/>
        <w:rPr>
          <w:b/>
          <w:bCs/>
          <w:rPrChange w:id="633" w:author="Buthelo, AaronRaymond" w:date="2018-04-28T20:57:00Z">
            <w:rPr/>
          </w:rPrChange>
        </w:rPr>
      </w:pPr>
      <w:r w:rsidRPr="00124ED1">
        <w:rPr>
          <w:b/>
          <w:bCs/>
        </w:rPr>
        <w:t>SVM Theory</w:t>
      </w:r>
    </w:p>
    <w:p w14:paraId="1FF71CD9" w14:textId="5E1EADDB" w:rsidR="000348A6" w:rsidRDefault="000348A6" w:rsidP="00EC6143">
      <w:pPr>
        <w:jc w:val="both"/>
      </w:pPr>
    </w:p>
    <w:p w14:paraId="73E6F543" w14:textId="41438BEB" w:rsidR="00AA2EDF" w:rsidRDefault="00AA2EDF">
      <w:pPr>
        <w:jc w:val="both"/>
        <w:rPr>
          <w:ins w:id="634" w:author="Solimine, Jaclyn V" w:date="2018-04-29T14:20:00Z"/>
        </w:rPr>
        <w:pPrChange w:id="635" w:author="Solimine, Jaclyn V" w:date="2018-04-29T14:21:00Z">
          <w:pPr/>
        </w:pPrChange>
      </w:pPr>
      <w:ins w:id="636" w:author="AaronRaymond Buthelo" w:date="2018-04-29T00:14:00Z">
        <w:r w:rsidRPr="001018CC">
          <w:t xml:space="preserve">In machine learning, support vector machines (SVMs) are supervised learning models </w:t>
        </w:r>
      </w:ins>
      <w:ins w:id="637" w:author="Solimine, Jaclyn V" w:date="2018-04-29T15:30:00Z">
        <w:r w:rsidR="00155191">
          <w:t xml:space="preserve">are </w:t>
        </w:r>
      </w:ins>
      <w:ins w:id="638" w:author="AaronRaymond Buthelo" w:date="2018-04-29T00:14:00Z">
        <w:del w:id="639" w:author="Solimine, Jaclyn V" w:date="2018-04-29T15:29:00Z">
          <w:r w:rsidRPr="001018CC" w:rsidDel="00155191">
            <w:delText xml:space="preserve">that analyze data </w:delText>
          </w:r>
        </w:del>
        <w:r w:rsidRPr="001018CC">
          <w:t>used for clas</w:t>
        </w:r>
        <w:del w:id="640" w:author="Solimine, Jaclyn V" w:date="2018-04-29T15:29:00Z">
          <w:r w:rsidRPr="001018CC" w:rsidDel="00155191">
            <w:delText>s</w:delText>
          </w:r>
        </w:del>
      </w:ins>
      <w:ins w:id="641" w:author="Solimine, Jaclyn V" w:date="2018-04-29T15:29:00Z">
        <w:r w:rsidR="00155191">
          <w:t>s</w:t>
        </w:r>
      </w:ins>
      <w:ins w:id="642" w:author="AaronRaymond Buthelo" w:date="2018-04-29T00:14:00Z">
        <w:r w:rsidRPr="001018CC">
          <w:t xml:space="preserve">ification and regression analysis. It is a discriminative classifier </w:t>
        </w:r>
        <w:del w:id="643" w:author="Solimine, Jaclyn V" w:date="2018-04-29T15:30:00Z">
          <w:r w:rsidRPr="001018CC" w:rsidDel="007928E2">
            <w:delText xml:space="preserve">formally defined by a separating hyperplane. The goal of a support vector machine is </w:delText>
          </w:r>
        </w:del>
      </w:ins>
      <w:ins w:id="644" w:author="Solimine, Jaclyn V" w:date="2018-04-29T15:30:00Z">
        <w:r w:rsidR="007928E2">
          <w:t>that attemp</w:t>
        </w:r>
      </w:ins>
      <w:ins w:id="645" w:author="AaronRaymond Buthelo" w:date="2018-04-29T00:14:00Z">
        <w:del w:id="646" w:author="Solimine, Jaclyn V" w:date="2018-04-29T15:30:00Z">
          <w:r w:rsidRPr="001018CC" w:rsidDel="007928E2">
            <w:delText>t</w:delText>
          </w:r>
        </w:del>
      </w:ins>
      <w:ins w:id="647" w:author="Solimine, Jaclyn V" w:date="2018-04-29T15:30:00Z">
        <w:r w:rsidR="007928E2">
          <w:t>ts to</w:t>
        </w:r>
      </w:ins>
      <w:ins w:id="648" w:author="AaronRaymond Buthelo" w:date="2018-04-29T00:14:00Z">
        <w:del w:id="649" w:author="Solimine, Jaclyn V" w:date="2018-04-29T15:30:00Z">
          <w:r w:rsidRPr="001018CC" w:rsidDel="007928E2">
            <w:delText>o</w:delText>
          </w:r>
        </w:del>
        <w:r w:rsidRPr="001018CC">
          <w:t xml:space="preserve"> find the optimal separating hyperplane which maximizes the margin</w:t>
        </w:r>
      </w:ins>
      <w:ins w:id="650" w:author="Solimine, Jaclyn V" w:date="2018-04-29T15:31:00Z">
        <w:r w:rsidR="007928E2">
          <w:t xml:space="preserve"> present between the two classes </w:t>
        </w:r>
      </w:ins>
      <w:ins w:id="651" w:author="AaronRaymond Buthelo" w:date="2018-04-29T00:14:00Z">
        <w:del w:id="652" w:author="Solimine, Jaclyn V" w:date="2018-04-29T15:31:00Z">
          <w:r w:rsidRPr="001018CC" w:rsidDel="007928E2">
            <w:delText xml:space="preserve"> </w:delText>
          </w:r>
        </w:del>
        <w:r w:rsidRPr="001018CC">
          <w:t xml:space="preserve">of </w:t>
        </w:r>
        <w:del w:id="653" w:author="Solimine, Jaclyn V" w:date="2018-04-29T15:31:00Z">
          <w:r w:rsidRPr="001018CC" w:rsidDel="007928E2">
            <w:delText xml:space="preserve">the </w:delText>
          </w:r>
        </w:del>
        <w:r w:rsidRPr="001018CC">
          <w:t xml:space="preserve">training data. </w:t>
        </w:r>
      </w:ins>
      <w:ins w:id="654" w:author="Solimine, Jaclyn V" w:date="2018-04-29T15:32:00Z">
        <w:r w:rsidR="007928E2">
          <w:t xml:space="preserve">New data examples can then be categorized according to which side of the hyperplane they lie on. </w:t>
        </w:r>
      </w:ins>
      <w:ins w:id="655" w:author="AaronRaymond Buthelo" w:date="2018-04-29T00:14:00Z">
        <w:del w:id="656" w:author="Solimine, Jaclyn V" w:date="2018-04-29T15:32:00Z">
          <w:r w:rsidRPr="001018CC" w:rsidDel="007928E2">
            <w:delText>Given</w:delText>
          </w:r>
        </w:del>
        <w:del w:id="657" w:author="Solimine, Jaclyn V" w:date="2018-04-29T15:31:00Z">
          <w:r w:rsidRPr="001018CC" w:rsidDel="007928E2">
            <w:delText xml:space="preserve"> a</w:delText>
          </w:r>
        </w:del>
        <w:del w:id="658" w:author="Solimine, Jaclyn V" w:date="2018-04-29T15:32:00Z">
          <w:r w:rsidRPr="001018CC" w:rsidDel="007928E2">
            <w:delText xml:space="preserve"> labeled training data, the algorithm outputs an optimal hyperplane which categorizes new examples. </w:delText>
          </w:r>
        </w:del>
        <w:r w:rsidRPr="001018CC">
          <w:t>In two-dimensional space</w:t>
        </w:r>
      </w:ins>
      <w:ins w:id="659" w:author="Solimine, Jaclyn V" w:date="2018-04-29T15:32:00Z">
        <w:r w:rsidR="007928E2">
          <w:t>,</w:t>
        </w:r>
      </w:ins>
      <w:ins w:id="660" w:author="AaronRaymond Buthelo" w:date="2018-04-29T00:14:00Z">
        <w:r w:rsidRPr="001018CC">
          <w:t xml:space="preserve"> this hyperplane is a line dividing a plane in two parts where in each class lay in either side.</w:t>
        </w:r>
      </w:ins>
      <w:ins w:id="661" w:author="Solimine, Jaclyn V" w:date="2018-04-29T14:18:00Z">
        <w:r w:rsidR="00106350">
          <w:t xml:space="preserve"> </w:t>
        </w:r>
        <w:r w:rsidR="000131D4">
          <w:t xml:space="preserve">Figure 2 demonstrates a binary support </w:t>
        </w:r>
      </w:ins>
      <w:ins w:id="662" w:author="Solimine, Jaclyn V" w:date="2018-04-29T14:19:00Z">
        <w:r w:rsidR="000131D4">
          <w:t>vector</w:t>
        </w:r>
      </w:ins>
      <w:ins w:id="663" w:author="Solimine, Jaclyn V" w:date="2018-04-29T14:18:00Z">
        <w:r w:rsidR="000131D4">
          <w:t xml:space="preserve"> </w:t>
        </w:r>
      </w:ins>
      <w:ins w:id="664" w:author="Solimine, Jaclyn V" w:date="2018-04-29T14:19:00Z">
        <w:r w:rsidR="000131D4">
          <w:t>machine.</w:t>
        </w:r>
      </w:ins>
    </w:p>
    <w:p w14:paraId="72541416" w14:textId="77777777" w:rsidR="000131D4" w:rsidRDefault="000131D4" w:rsidP="00AA2EDF">
      <w:pPr>
        <w:rPr>
          <w:ins w:id="665" w:author="Solimine, Jaclyn V" w:date="2018-04-29T14:20:00Z"/>
        </w:rPr>
      </w:pPr>
    </w:p>
    <w:p w14:paraId="53A7098A" w14:textId="77777777" w:rsidR="000131D4" w:rsidRDefault="000131D4">
      <w:pPr>
        <w:keepNext/>
        <w:jc w:val="center"/>
        <w:rPr>
          <w:ins w:id="666" w:author="Solimine, Jaclyn V" w:date="2018-04-29T14:21:00Z"/>
        </w:rPr>
        <w:pPrChange w:id="667" w:author="Solimine, Jaclyn V" w:date="2018-04-29T14:21:00Z">
          <w:pPr>
            <w:jc w:val="center"/>
          </w:pPr>
        </w:pPrChange>
      </w:pPr>
      <w:ins w:id="668" w:author="AaronRaymond Buthelo" w:date="2018-04-29T00:14:00Z">
        <w:r w:rsidRPr="001018CC">
          <w:rPr>
            <w:noProof/>
          </w:rPr>
          <w:drawing>
            <wp:inline distT="0" distB="0" distL="0" distR="0" wp14:anchorId="3029C096" wp14:editId="35202B4A">
              <wp:extent cx="3835400" cy="3079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M.PNG"/>
                      <pic:cNvPicPr/>
                    </pic:nvPicPr>
                    <pic:blipFill>
                      <a:blip r:embed="rId15">
                        <a:extLst>
                          <a:ext uri="{28A0092B-C50C-407E-A947-70E740481C1C}">
                            <a14:useLocalDpi xmlns:a14="http://schemas.microsoft.com/office/drawing/2010/main" val="0"/>
                          </a:ext>
                        </a:extLst>
                      </a:blip>
                      <a:stretch>
                        <a:fillRect/>
                      </a:stretch>
                    </pic:blipFill>
                    <pic:spPr>
                      <a:xfrm>
                        <a:off x="0" y="0"/>
                        <a:ext cx="3835400" cy="3079750"/>
                      </a:xfrm>
                      <a:prstGeom prst="rect">
                        <a:avLst/>
                      </a:prstGeom>
                    </pic:spPr>
                  </pic:pic>
                </a:graphicData>
              </a:graphic>
            </wp:inline>
          </w:drawing>
        </w:r>
      </w:ins>
    </w:p>
    <w:p w14:paraId="3D59A0AE" w14:textId="5C9C89DF" w:rsidR="000131D4" w:rsidRPr="000131D4" w:rsidRDefault="000131D4">
      <w:pPr>
        <w:pStyle w:val="Caption"/>
        <w:jc w:val="center"/>
        <w:rPr>
          <w:ins w:id="669" w:author="AaronRaymond Buthelo" w:date="2018-04-29T00:14:00Z"/>
          <w:rPrChange w:id="670" w:author="Solimine, Jaclyn V" w:date="2018-04-29T14:21:00Z">
            <w:rPr>
              <w:ins w:id="671" w:author="AaronRaymond Buthelo" w:date="2018-04-29T00:14:00Z"/>
            </w:rPr>
          </w:rPrChange>
        </w:rPr>
        <w:pPrChange w:id="672" w:author="Solimine, Jaclyn V" w:date="2018-04-29T14:21:00Z">
          <w:pPr/>
        </w:pPrChange>
      </w:pPr>
      <w:ins w:id="673" w:author="Solimine, Jaclyn V" w:date="2018-04-29T14:21:00Z">
        <w:r w:rsidRPr="000131D4">
          <w:rPr>
            <w:i w:val="0"/>
            <w:sz w:val="24"/>
            <w:rPrChange w:id="674" w:author="Solimine, Jaclyn V" w:date="2018-04-29T14:21:00Z">
              <w:rPr>
                <w:i/>
                <w:iCs/>
              </w:rPr>
            </w:rPrChange>
          </w:rPr>
          <w:t xml:space="preserve">Figure </w:t>
        </w:r>
        <w:r w:rsidRPr="000131D4">
          <w:rPr>
            <w:i w:val="0"/>
            <w:sz w:val="24"/>
            <w:rPrChange w:id="675" w:author="Solimine, Jaclyn V" w:date="2018-04-29T14:21:00Z">
              <w:rPr>
                <w:i/>
                <w:iCs/>
              </w:rPr>
            </w:rPrChange>
          </w:rPr>
          <w:fldChar w:fldCharType="begin"/>
        </w:r>
        <w:r w:rsidRPr="000131D4">
          <w:rPr>
            <w:i w:val="0"/>
            <w:sz w:val="24"/>
            <w:rPrChange w:id="676" w:author="Solimine, Jaclyn V" w:date="2018-04-29T14:21:00Z">
              <w:rPr>
                <w:i/>
                <w:iCs/>
              </w:rPr>
            </w:rPrChange>
          </w:rPr>
          <w:instrText xml:space="preserve"> SEQ Figure \* ARABIC </w:instrText>
        </w:r>
      </w:ins>
      <w:r w:rsidRPr="000131D4">
        <w:rPr>
          <w:i w:val="0"/>
          <w:sz w:val="24"/>
          <w:rPrChange w:id="677" w:author="Solimine, Jaclyn V" w:date="2018-04-29T14:21:00Z">
            <w:rPr>
              <w:i/>
              <w:iCs/>
            </w:rPr>
          </w:rPrChange>
        </w:rPr>
        <w:fldChar w:fldCharType="separate"/>
      </w:r>
      <w:ins w:id="678" w:author="Solimine, Jaclyn V" w:date="2018-04-29T14:21:00Z">
        <w:r w:rsidRPr="000131D4">
          <w:rPr>
            <w:i w:val="0"/>
            <w:noProof/>
            <w:sz w:val="24"/>
            <w:rPrChange w:id="679" w:author="Solimine, Jaclyn V" w:date="2018-04-29T14:21:00Z">
              <w:rPr>
                <w:i/>
                <w:iCs/>
                <w:noProof/>
              </w:rPr>
            </w:rPrChange>
          </w:rPr>
          <w:t>2</w:t>
        </w:r>
        <w:r w:rsidRPr="000131D4">
          <w:rPr>
            <w:i w:val="0"/>
            <w:sz w:val="24"/>
            <w:rPrChange w:id="680" w:author="Solimine, Jaclyn V" w:date="2018-04-29T14:21:00Z">
              <w:rPr>
                <w:i/>
                <w:iCs/>
              </w:rPr>
            </w:rPrChange>
          </w:rPr>
          <w:fldChar w:fldCharType="end"/>
        </w:r>
        <w:r w:rsidRPr="000131D4">
          <w:rPr>
            <w:i w:val="0"/>
            <w:sz w:val="24"/>
            <w:rPrChange w:id="681" w:author="Solimine, Jaclyn V" w:date="2018-04-29T14:21:00Z">
              <w:rPr>
                <w:i/>
                <w:iCs/>
              </w:rPr>
            </w:rPrChange>
          </w:rPr>
          <w:t>: Demonstration of SVM model</w:t>
        </w:r>
      </w:ins>
    </w:p>
    <w:p w14:paraId="4DF5794D" w14:textId="77777777" w:rsidR="00AF02FD" w:rsidRDefault="00AF02FD">
      <w:pPr>
        <w:jc w:val="both"/>
        <w:rPr>
          <w:ins w:id="682" w:author="Solimine, Jaclyn V" w:date="2018-04-29T15:53:00Z"/>
        </w:rPr>
        <w:pPrChange w:id="683" w:author="Solimine, Jaclyn V" w:date="2018-04-29T14:23:00Z">
          <w:pPr/>
        </w:pPrChange>
      </w:pPr>
    </w:p>
    <w:p w14:paraId="5D3B61A7" w14:textId="77777777" w:rsidR="00AF02FD" w:rsidRDefault="00AF02FD">
      <w:pPr>
        <w:jc w:val="both"/>
        <w:rPr>
          <w:ins w:id="684" w:author="Solimine, Jaclyn V" w:date="2018-04-29T15:53:00Z"/>
        </w:rPr>
        <w:pPrChange w:id="685" w:author="Solimine, Jaclyn V" w:date="2018-04-29T14:23:00Z">
          <w:pPr/>
        </w:pPrChange>
      </w:pPr>
    </w:p>
    <w:p w14:paraId="7E5BF9C8" w14:textId="5167112B" w:rsidR="00AA2EDF" w:rsidDel="000131D4" w:rsidRDefault="00AA2EDF">
      <w:pPr>
        <w:jc w:val="both"/>
        <w:rPr>
          <w:ins w:id="686" w:author="AaronRaymond Buthelo" w:date="2018-04-29T00:14:00Z"/>
          <w:del w:id="687" w:author="Solimine, Jaclyn V" w:date="2018-04-29T14:23:00Z"/>
        </w:rPr>
        <w:pPrChange w:id="688" w:author="Solimine, Jaclyn V" w:date="2018-04-29T14:23:00Z">
          <w:pPr/>
        </w:pPrChange>
      </w:pPr>
      <w:ins w:id="689" w:author="AaronRaymond Buthelo" w:date="2018-04-29T00:14:00Z">
        <w:r w:rsidRPr="001018CC">
          <w:lastRenderedPageBreak/>
          <w:t xml:space="preserve">Support vectors are the data points that lie closest to the decision surface (or hyperplane). They are the data points most difficult to classify. </w:t>
        </w:r>
        <w:r>
          <w:t xml:space="preserve">The </w:t>
        </w:r>
        <w:r>
          <w:rPr>
            <w:bCs/>
          </w:rPr>
          <w:t>hyperplane</w:t>
        </w:r>
        <w:r w:rsidRPr="001018CC">
          <w:t xml:space="preserve"> completely separates the vectors (cases) into two non-overlapping classes</w:t>
        </w:r>
        <w:r>
          <w:t>.</w:t>
        </w:r>
        <w:r w:rsidRPr="001018CC">
          <w:t> The orientation of the hyperplane is adjusted until the margin, which is the distance between the hyperplane and the training instances on either side of the plane, is a large as possible. Typically, the training instances must be represented on a higher dimensional feature space to ensure that the different classes are linearly separable. The training instances are mapped to this feature space for classification using one of a variety of available kernel functions.  While SVMs are typically used to perform binary classification, multiclass classification can be achieved by breaking the classification task into a set of multiple binary classification problems.</w:t>
        </w:r>
      </w:ins>
      <w:ins w:id="690" w:author="Solimine, Jaclyn V" w:date="2018-04-29T14:23:00Z">
        <w:r w:rsidR="000131D4">
          <w:t xml:space="preserve"> </w:t>
        </w:r>
      </w:ins>
    </w:p>
    <w:p w14:paraId="298A63F8" w14:textId="672D56C7" w:rsidR="00AA2EDF" w:rsidRDefault="00AA2EDF">
      <w:pPr>
        <w:jc w:val="both"/>
        <w:rPr>
          <w:ins w:id="691" w:author="Solimine, Jaclyn V" w:date="2018-04-29T14:28:00Z"/>
        </w:rPr>
        <w:pPrChange w:id="692" w:author="Solimine, Jaclyn V" w:date="2018-04-29T14:23:00Z">
          <w:pPr/>
        </w:pPrChange>
      </w:pPr>
      <w:ins w:id="693" w:author="AaronRaymond Buthelo" w:date="2018-04-29T00:14:00Z">
        <w:del w:id="694" w:author="Solimine, Jaclyn V" w:date="2018-04-29T14:22:00Z">
          <w:r w:rsidDel="000131D4">
            <w:delText>E</w:delText>
          </w:r>
          <w:r w:rsidRPr="00366B03" w:rsidDel="000131D4">
            <w:delText xml:space="preserve">quation defining </w:delText>
          </w:r>
        </w:del>
      </w:ins>
      <w:ins w:id="695" w:author="Solimine, Jaclyn V" w:date="2018-04-29T14:22:00Z">
        <w:r w:rsidR="000131D4">
          <w:t>T</w:t>
        </w:r>
      </w:ins>
      <w:ins w:id="696" w:author="AaronRaymond Buthelo" w:date="2018-04-29T00:14:00Z">
        <w:del w:id="697" w:author="Solimine, Jaclyn V" w:date="2018-04-29T14:22:00Z">
          <w:r w:rsidRPr="00366B03" w:rsidDel="000131D4">
            <w:delText>t</w:delText>
          </w:r>
        </w:del>
        <w:r w:rsidRPr="00366B03">
          <w:t>he decision surface separating the classes is a hyperplane of the form</w:t>
        </w:r>
      </w:ins>
      <w:ins w:id="698" w:author="Solimine, Jaclyn V" w:date="2018-04-29T14:22:00Z">
        <w:r w:rsidR="000131D4">
          <w:t xml:space="preserve"> is defined by Equation 2</w:t>
        </w:r>
      </w:ins>
      <w:ins w:id="699" w:author="AaronRaymond Buthelo" w:date="2018-04-29T00:14:00Z">
        <w:r w:rsidRPr="00366B03">
          <w:t>:</w:t>
        </w:r>
      </w:ins>
    </w:p>
    <w:p w14:paraId="1529D261" w14:textId="77777777" w:rsidR="00A0343D" w:rsidRDefault="00A0343D">
      <w:pPr>
        <w:jc w:val="both"/>
        <w:rPr>
          <w:ins w:id="700" w:author="Solimine, Jaclyn V" w:date="2018-04-29T14:27:00Z"/>
        </w:rPr>
        <w:pPrChange w:id="701" w:author="Solimine, Jaclyn V" w:date="2018-04-29T14:23:00Z">
          <w:pPr/>
        </w:pPrChange>
      </w:pPr>
    </w:p>
    <w:p w14:paraId="2DE67E75" w14:textId="045D9500" w:rsidR="00A0343D" w:rsidRPr="00A0343D" w:rsidRDefault="008054F8">
      <w:pPr>
        <w:jc w:val="right"/>
        <w:rPr>
          <w:ins w:id="702" w:author="AaronRaymond Buthelo" w:date="2018-04-29T00:14:00Z"/>
        </w:rPr>
        <w:pPrChange w:id="703" w:author="Solimine, Jaclyn V" w:date="2018-04-29T14:28:00Z">
          <w:pPr/>
        </w:pPrChange>
      </w:pPr>
      <m:oMath>
        <m:sSup>
          <m:sSupPr>
            <m:ctrlPr>
              <w:ins w:id="704" w:author="Solimine, Jaclyn V" w:date="2018-04-29T14:27:00Z">
                <w:rPr>
                  <w:rFonts w:ascii="Cambria Math" w:hAnsi="Cambria Math"/>
                  <w:i/>
                </w:rPr>
              </w:ins>
            </m:ctrlPr>
          </m:sSupPr>
          <m:e>
            <m:r>
              <w:ins w:id="705" w:author="Solimine, Jaclyn V" w:date="2018-04-29T14:27:00Z">
                <w:rPr>
                  <w:rFonts w:ascii="Cambria Math" w:hAnsi="Cambria Math"/>
                </w:rPr>
                <m:t>w</m:t>
              </w:ins>
            </m:r>
          </m:e>
          <m:sup>
            <m:r>
              <w:ins w:id="706" w:author="Solimine, Jaclyn V" w:date="2018-04-29T14:27:00Z">
                <w:rPr>
                  <w:rFonts w:ascii="Cambria Math" w:hAnsi="Cambria Math"/>
                </w:rPr>
                <m:t>T</m:t>
              </w:ins>
            </m:r>
          </m:sup>
        </m:sSup>
        <m:r>
          <w:ins w:id="707" w:author="Solimine, Jaclyn V" w:date="2018-04-29T14:27:00Z">
            <w:rPr>
              <w:rFonts w:ascii="Cambria Math" w:hAnsi="Cambria Math"/>
            </w:rPr>
            <m:t>x+b=</m:t>
          </w:ins>
        </m:r>
        <m:r>
          <w:ins w:id="708" w:author="Solimine, Jaclyn V" w:date="2018-04-29T14:27:00Z">
            <w:rPr>
              <w:rFonts w:ascii="Cambria Math" w:hAnsi="Cambria Math"/>
              <w:rPrChange w:id="709" w:author="Solimine, Jaclyn V" w:date="2018-04-29T14:28:00Z">
                <w:rPr>
                  <w:rFonts w:ascii="Cambria Math" w:hAnsi="Cambria Math"/>
                </w:rPr>
              </w:rPrChange>
            </w:rPr>
            <m:t>0</m:t>
          </w:ins>
        </m:r>
      </m:oMath>
      <w:ins w:id="710" w:author="Solimine, Jaclyn V" w:date="2018-04-29T14:28:00Z">
        <w:r w:rsidR="00A0343D">
          <w:rPr>
            <w:rFonts w:eastAsiaTheme="minorEastAsia"/>
          </w:rPr>
          <w:t xml:space="preserve"> </w:t>
        </w:r>
        <w:r w:rsidR="00A0343D">
          <w:rPr>
            <w:rFonts w:eastAsiaTheme="minorEastAsia"/>
          </w:rPr>
          <w:tab/>
        </w:r>
        <w:r w:rsidR="00A0343D">
          <w:rPr>
            <w:rFonts w:eastAsiaTheme="minorEastAsia"/>
          </w:rPr>
          <w:tab/>
        </w:r>
        <w:r w:rsidR="00A0343D">
          <w:rPr>
            <w:rFonts w:eastAsiaTheme="minorEastAsia"/>
          </w:rPr>
          <w:tab/>
        </w:r>
        <w:r w:rsidR="00A0343D">
          <w:rPr>
            <w:rFonts w:eastAsiaTheme="minorEastAsia"/>
          </w:rPr>
          <w:tab/>
        </w:r>
        <w:r w:rsidR="00A0343D">
          <w:rPr>
            <w:rFonts w:eastAsiaTheme="minorEastAsia"/>
          </w:rPr>
          <w:tab/>
        </w:r>
        <w:r w:rsidR="00A0343D">
          <w:rPr>
            <w:rFonts w:eastAsiaTheme="minorEastAsia"/>
          </w:rPr>
          <w:tab/>
          <w:t>(2)</w:t>
        </w:r>
      </w:ins>
    </w:p>
    <w:p w14:paraId="3D29F3BD" w14:textId="52378349" w:rsidR="00AA2EDF" w:rsidDel="00A0343D" w:rsidRDefault="00AA2EDF" w:rsidP="00AA2EDF">
      <w:pPr>
        <w:rPr>
          <w:del w:id="711" w:author="Solimine, Jaclyn V" w:date="2018-04-29T14:27:00Z"/>
        </w:rPr>
      </w:pPr>
      <w:ins w:id="712" w:author="AaronRaymond Buthelo" w:date="2018-04-29T00:14:00Z">
        <w:del w:id="713" w:author="Solimine, Jaclyn V" w:date="2018-04-29T14:27:00Z">
          <w:r w:rsidDel="00A0343D">
            <w:rPr>
              <w:noProof/>
            </w:rPr>
            <w:drawing>
              <wp:inline distT="0" distB="0" distL="0" distR="0" wp14:anchorId="3D240AFE" wp14:editId="36B4567F">
                <wp:extent cx="1533525" cy="3810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78979" cy="392293"/>
                        </a:xfrm>
                        <a:prstGeom prst="rect">
                          <a:avLst/>
                        </a:prstGeom>
                      </pic:spPr>
                    </pic:pic>
                  </a:graphicData>
                </a:graphic>
              </wp:inline>
            </w:drawing>
          </w:r>
        </w:del>
      </w:ins>
    </w:p>
    <w:p w14:paraId="3F670AD9" w14:textId="77777777" w:rsidR="00A0343D" w:rsidRDefault="00A0343D" w:rsidP="00AA2EDF">
      <w:pPr>
        <w:rPr>
          <w:ins w:id="714" w:author="Solimine, Jaclyn V" w:date="2018-04-29T14:27:00Z"/>
        </w:rPr>
      </w:pPr>
    </w:p>
    <w:p w14:paraId="0D7880EA" w14:textId="7DE2D1FC" w:rsidR="00AA2EDF" w:rsidRDefault="00AA2EDF" w:rsidP="00AA2EDF">
      <w:pPr>
        <w:rPr>
          <w:ins w:id="715" w:author="AaronRaymond Buthelo" w:date="2018-04-29T00:14:00Z"/>
        </w:rPr>
      </w:pPr>
      <w:ins w:id="716" w:author="AaronRaymond Buthelo" w:date="2018-04-29T00:14:00Z">
        <w:r>
          <w:t>Where</w:t>
        </w:r>
      </w:ins>
      <w:ins w:id="717" w:author="Solimine, Jaclyn V" w:date="2018-04-29T14:23:00Z">
        <w:r w:rsidR="000131D4">
          <w:t>:</w:t>
        </w:r>
        <w:r w:rsidR="000131D4">
          <w:tab/>
        </w:r>
      </w:ins>
      <w:ins w:id="718" w:author="AaronRaymond Buthelo" w:date="2018-04-29T00:14:00Z">
        <w:r>
          <w:t xml:space="preserve"> </w:t>
        </w:r>
      </w:ins>
      <w:ins w:id="719" w:author="Solimine, Jaclyn V" w:date="2018-04-29T14:28:00Z">
        <w:r w:rsidR="00A0343D">
          <w:tab/>
        </w:r>
      </w:ins>
      <w:ins w:id="720" w:author="AaronRaymond Buthelo" w:date="2018-04-29T00:14:00Z">
        <w:r>
          <w:t xml:space="preserve">w </w:t>
        </w:r>
      </w:ins>
      <w:ins w:id="721" w:author="Solimine, Jaclyn V" w:date="2018-04-29T14:28:00Z">
        <w:r w:rsidR="00A0343D">
          <w:t xml:space="preserve">= </w:t>
        </w:r>
      </w:ins>
      <w:ins w:id="722" w:author="AaronRaymond Buthelo" w:date="2018-04-29T00:14:00Z">
        <w:del w:id="723" w:author="Solimine, Jaclyn V" w:date="2018-04-29T14:28:00Z">
          <w:r w:rsidDel="00A0343D">
            <w:delText xml:space="preserve">is a </w:delText>
          </w:r>
        </w:del>
        <w:r>
          <w:t>weight vector;</w:t>
        </w:r>
        <w:r>
          <w:tab/>
        </w:r>
        <w:r>
          <w:tab/>
        </w:r>
        <w:r>
          <w:tab/>
        </w:r>
        <w:r>
          <w:tab/>
        </w:r>
        <w:r>
          <w:tab/>
        </w:r>
        <w:r>
          <w:tab/>
        </w:r>
        <w:r>
          <w:tab/>
        </w:r>
        <w:r>
          <w:tab/>
        </w:r>
        <w:r>
          <w:tab/>
        </w:r>
        <w:r>
          <w:tab/>
        </w:r>
        <w:r>
          <w:tab/>
          <w:t xml:space="preserve">x </w:t>
        </w:r>
      </w:ins>
      <w:ins w:id="724" w:author="Solimine, Jaclyn V" w:date="2018-04-29T14:28:00Z">
        <w:r w:rsidR="00A0343D">
          <w:t xml:space="preserve">= </w:t>
        </w:r>
      </w:ins>
      <w:ins w:id="725" w:author="AaronRaymond Buthelo" w:date="2018-04-29T00:14:00Z">
        <w:del w:id="726" w:author="Solimine, Jaclyn V" w:date="2018-04-29T14:28:00Z">
          <w:r w:rsidDel="00A0343D">
            <w:delText xml:space="preserve">is </w:delText>
          </w:r>
        </w:del>
        <w:r>
          <w:t>input vector;</w:t>
        </w:r>
        <w:r>
          <w:tab/>
        </w:r>
        <w:r>
          <w:tab/>
        </w:r>
        <w:r>
          <w:tab/>
        </w:r>
        <w:r>
          <w:tab/>
        </w:r>
        <w:r>
          <w:tab/>
        </w:r>
        <w:r>
          <w:tab/>
        </w:r>
        <w:r>
          <w:tab/>
        </w:r>
        <w:r>
          <w:tab/>
        </w:r>
        <w:r>
          <w:tab/>
        </w:r>
        <w:r>
          <w:tab/>
        </w:r>
        <w:r>
          <w:tab/>
          <w:t xml:space="preserve">b </w:t>
        </w:r>
      </w:ins>
      <w:ins w:id="727" w:author="Solimine, Jaclyn V" w:date="2018-04-29T14:28:00Z">
        <w:r w:rsidR="00A0343D">
          <w:t xml:space="preserve">= the </w:t>
        </w:r>
      </w:ins>
      <w:ins w:id="728" w:author="AaronRaymond Buthelo" w:date="2018-04-29T00:14:00Z">
        <w:del w:id="729" w:author="Solimine, Jaclyn V" w:date="2018-04-29T14:28:00Z">
          <w:r w:rsidDel="00A0343D">
            <w:delText xml:space="preserve">is </w:delText>
          </w:r>
        </w:del>
        <w:r>
          <w:t>bias</w:t>
        </w:r>
      </w:ins>
      <w:ins w:id="730" w:author="Solimine, Jaclyn V" w:date="2018-04-29T14:27:00Z">
        <w:r w:rsidR="00A0343D">
          <w:t xml:space="preserve"> </w:t>
        </w:r>
      </w:ins>
      <w:ins w:id="731" w:author="AaronRaymond Buthelo" w:date="2018-04-29T00:14:00Z">
        <w:del w:id="732" w:author="Solimine, Jaclyn V" w:date="2018-04-29T14:27:00Z">
          <w:r w:rsidDel="00A0343D">
            <w:delText>.</w:delText>
          </w:r>
        </w:del>
      </w:ins>
    </w:p>
    <w:p w14:paraId="62F65005" w14:textId="77777777" w:rsidR="00AA2EDF" w:rsidRDefault="00AA2EDF" w:rsidP="00AA2EDF">
      <w:pPr>
        <w:rPr>
          <w:ins w:id="733" w:author="AaronRaymond Buthelo" w:date="2018-04-29T00:14:00Z"/>
        </w:rPr>
      </w:pPr>
    </w:p>
    <w:p w14:paraId="1E68C6CE" w14:textId="77777777" w:rsidR="00AA2EDF" w:rsidRPr="00A0343D" w:rsidRDefault="00AA2EDF" w:rsidP="00AA2EDF">
      <w:pPr>
        <w:rPr>
          <w:ins w:id="734" w:author="AaronRaymond Buthelo" w:date="2018-04-29T00:14:00Z"/>
          <w:b/>
          <w:rPrChange w:id="735" w:author="Solimine, Jaclyn V" w:date="2018-04-29T14:29:00Z">
            <w:rPr>
              <w:ins w:id="736" w:author="AaronRaymond Buthelo" w:date="2018-04-29T00:14:00Z"/>
            </w:rPr>
          </w:rPrChange>
        </w:rPr>
      </w:pPr>
    </w:p>
    <w:p w14:paraId="019EA3A4" w14:textId="0108B0C3" w:rsidR="00A0343D" w:rsidRDefault="00A0343D">
      <w:pPr>
        <w:jc w:val="both"/>
        <w:rPr>
          <w:ins w:id="737" w:author="Solimine, Jaclyn V" w:date="2018-04-29T14:29:00Z"/>
        </w:rPr>
        <w:pPrChange w:id="738" w:author="Solimine, Jaclyn V" w:date="2018-04-29T14:29:00Z">
          <w:pPr/>
        </w:pPrChange>
      </w:pPr>
      <w:ins w:id="739" w:author="Solimine, Jaclyn V" w:date="2018-04-29T14:29:00Z">
        <w:r w:rsidRPr="00A0343D">
          <w:rPr>
            <w:b/>
            <w:rPrChange w:id="740" w:author="Solimine, Jaclyn V" w:date="2018-04-29T14:29:00Z">
              <w:rPr/>
            </w:rPrChange>
          </w:rPr>
          <w:t xml:space="preserve">3.4.2 </w:t>
        </w:r>
      </w:ins>
      <w:ins w:id="741" w:author="AaronRaymond Buthelo" w:date="2018-04-29T00:14:00Z">
        <w:r w:rsidR="00AA2EDF" w:rsidRPr="00A0343D">
          <w:rPr>
            <w:b/>
            <w:rPrChange w:id="742" w:author="Solimine, Jaclyn V" w:date="2018-04-29T14:29:00Z">
              <w:rPr/>
            </w:rPrChange>
          </w:rPr>
          <w:t>Kernel Functions:</w:t>
        </w:r>
        <w:r w:rsidR="00AA2EDF">
          <w:tab/>
        </w:r>
        <w:r w:rsidR="00AA2EDF">
          <w:tab/>
        </w:r>
        <w:r w:rsidR="00AA2EDF">
          <w:tab/>
        </w:r>
        <w:r w:rsidR="00AA2EDF">
          <w:tab/>
        </w:r>
        <w:r w:rsidR="00AA2EDF">
          <w:tab/>
        </w:r>
        <w:r w:rsidR="00AA2EDF">
          <w:tab/>
        </w:r>
        <w:r w:rsidR="00AA2EDF">
          <w:tab/>
        </w:r>
        <w:r w:rsidR="00AA2EDF">
          <w:tab/>
        </w:r>
        <w:r w:rsidR="00AA2EDF">
          <w:tab/>
        </w:r>
        <w:r w:rsidR="00AA2EDF">
          <w:tab/>
        </w:r>
        <w:r w:rsidR="00AA2EDF">
          <w:tab/>
        </w:r>
        <w:r w:rsidR="00AA2EDF">
          <w:tab/>
        </w:r>
        <w:r w:rsidR="00AA2EDF">
          <w:tab/>
          <w:t xml:space="preserve">     </w:t>
        </w:r>
      </w:ins>
    </w:p>
    <w:p w14:paraId="7A84024D" w14:textId="0211EC03" w:rsidR="00A0343D" w:rsidRDefault="00AA2EDF">
      <w:pPr>
        <w:jc w:val="both"/>
        <w:rPr>
          <w:ins w:id="743" w:author="Solimine, Jaclyn V" w:date="2018-04-29T14:33:00Z"/>
        </w:rPr>
        <w:pPrChange w:id="744" w:author="Solimine, Jaclyn V" w:date="2018-04-29T14:33:00Z">
          <w:pPr>
            <w:pStyle w:val="ListParagraph"/>
            <w:numPr>
              <w:numId w:val="4"/>
            </w:numPr>
            <w:spacing w:after="160" w:line="259" w:lineRule="auto"/>
            <w:ind w:hanging="360"/>
          </w:pPr>
        </w:pPrChange>
      </w:pPr>
      <w:ins w:id="745" w:author="AaronRaymond Buthelo" w:date="2018-04-29T00:14:00Z">
        <w:r w:rsidRPr="001018CC">
          <w:t>SVM algorithms use a set of mathematical functions that are defined as</w:t>
        </w:r>
        <w:del w:id="746" w:author="Solimine, Jaclyn V" w:date="2018-04-29T14:29:00Z">
          <w:r w:rsidRPr="001018CC" w:rsidDel="00A0343D">
            <w:delText xml:space="preserve"> the</w:delText>
          </w:r>
        </w:del>
        <w:r w:rsidRPr="001018CC">
          <w:t xml:space="preserve"> kernel</w:t>
        </w:r>
      </w:ins>
      <w:ins w:id="747" w:author="Solimine, Jaclyn V" w:date="2018-04-29T14:29:00Z">
        <w:r w:rsidR="00A0343D">
          <w:t>s</w:t>
        </w:r>
      </w:ins>
      <w:ins w:id="748" w:author="AaronRaymond Buthelo" w:date="2018-04-29T00:14:00Z">
        <w:r w:rsidRPr="001018CC">
          <w:t xml:space="preserve">. The function of </w:t>
        </w:r>
      </w:ins>
      <w:ins w:id="749" w:author="Solimine, Jaclyn V" w:date="2018-04-29T14:30:00Z">
        <w:r w:rsidR="00A0343D">
          <w:t xml:space="preserve">a </w:t>
        </w:r>
      </w:ins>
      <w:ins w:id="750" w:author="AaronRaymond Buthelo" w:date="2018-04-29T00:14:00Z">
        <w:r w:rsidRPr="001018CC">
          <w:t xml:space="preserve">kernel is to </w:t>
        </w:r>
      </w:ins>
      <w:ins w:id="751" w:author="Solimine, Jaclyn V" w:date="2018-04-29T14:30:00Z">
        <w:r w:rsidR="00A0343D">
          <w:t xml:space="preserve">map </w:t>
        </w:r>
      </w:ins>
      <w:ins w:id="752" w:author="AaronRaymond Buthelo" w:date="2018-04-29T00:14:00Z">
        <w:del w:id="753" w:author="Solimine, Jaclyn V" w:date="2018-04-29T14:30:00Z">
          <w:r w:rsidRPr="001018CC" w:rsidDel="00A0343D">
            <w:delText>take</w:delText>
          </w:r>
        </w:del>
      </w:ins>
      <w:ins w:id="754" w:author="Solimine, Jaclyn V" w:date="2018-04-29T14:30:00Z">
        <w:r w:rsidR="00A0343D">
          <w:t>input</w:t>
        </w:r>
      </w:ins>
      <w:ins w:id="755" w:author="AaronRaymond Buthelo" w:date="2018-04-29T00:14:00Z">
        <w:r w:rsidRPr="001018CC">
          <w:t xml:space="preserve"> data </w:t>
        </w:r>
      </w:ins>
      <w:ins w:id="756" w:author="Solimine, Jaclyn V" w:date="2018-04-29T14:30:00Z">
        <w:r w:rsidR="00A0343D">
          <w:t>into a higher dimension so that it can be separated by a hyperplane</w:t>
        </w:r>
      </w:ins>
      <w:ins w:id="757" w:author="Solimine, Jaclyn V" w:date="2018-04-29T14:31:00Z">
        <w:r w:rsidR="00A0343D">
          <w:t xml:space="preserve">, without the added computation expense of performing calculations in the high-dimensional space. </w:t>
        </w:r>
      </w:ins>
      <w:ins w:id="758" w:author="Solimine, Jaclyn V" w:date="2018-04-29T14:30:00Z">
        <w:r w:rsidR="00A0343D">
          <w:t xml:space="preserve"> </w:t>
        </w:r>
      </w:ins>
      <w:ins w:id="759" w:author="AaronRaymond Buthelo" w:date="2018-04-29T00:14:00Z">
        <w:del w:id="760" w:author="Solimine, Jaclyn V" w:date="2018-04-29T14:31:00Z">
          <w:r w:rsidRPr="001018CC" w:rsidDel="00A0343D">
            <w:delText xml:space="preserve">as input and transform it into the required form. </w:delText>
          </w:r>
        </w:del>
        <w:del w:id="761" w:author="Solimine, Jaclyn V" w:date="2018-04-29T14:32:00Z">
          <w:r w:rsidRPr="001018CC" w:rsidDel="00A0343D">
            <w:delText>Different</w:delText>
          </w:r>
        </w:del>
        <w:r w:rsidRPr="001018CC">
          <w:t xml:space="preserve"> SVM algorithms</w:t>
        </w:r>
      </w:ins>
      <w:ins w:id="762" w:author="Solimine, Jaclyn V" w:date="2018-04-29T14:32:00Z">
        <w:r w:rsidR="00A0343D">
          <w:t xml:space="preserve"> for different applications</w:t>
        </w:r>
      </w:ins>
      <w:ins w:id="763" w:author="AaronRaymond Buthelo" w:date="2018-04-29T00:14:00Z">
        <w:r w:rsidRPr="001018CC">
          <w:t xml:space="preserve"> use different types of kernel functions</w:t>
        </w:r>
      </w:ins>
      <w:ins w:id="764" w:author="Solimine, Jaclyn V" w:date="2018-04-29T14:32:00Z">
        <w:r w:rsidR="00A0343D">
          <w:t xml:space="preserve"> in order to optimize classification performance</w:t>
        </w:r>
      </w:ins>
      <w:ins w:id="765" w:author="AaronRaymond Buthelo" w:date="2018-04-29T00:14:00Z">
        <w:r w:rsidRPr="001018CC">
          <w:t xml:space="preserve">. </w:t>
        </w:r>
        <w:del w:id="766" w:author="Solimine, Jaclyn V" w:date="2018-04-29T14:33:00Z">
          <w:r w:rsidRPr="001018CC" w:rsidDel="00A0343D">
            <w:delText xml:space="preserve">These functions can be different types. </w:delText>
          </w:r>
        </w:del>
      </w:ins>
      <w:ins w:id="767" w:author="Solimine, Jaclyn V" w:date="2018-04-29T14:33:00Z">
        <w:r w:rsidR="00A0343D">
          <w:t>The different types of kernel functions invest</w:t>
        </w:r>
      </w:ins>
      <w:ins w:id="768" w:author="Solimine, Jaclyn V" w:date="2018-04-29T15:36:00Z">
        <w:r w:rsidR="006D19EB">
          <w:t>igat</w:t>
        </w:r>
      </w:ins>
      <w:ins w:id="769" w:author="Solimine, Jaclyn V" w:date="2018-04-29T14:33:00Z">
        <w:r w:rsidR="00A0343D">
          <w:t>ed in this study are detailed below:</w:t>
        </w:r>
      </w:ins>
    </w:p>
    <w:p w14:paraId="3CFDDFA5" w14:textId="77777777" w:rsidR="00A0343D" w:rsidRDefault="00A0343D">
      <w:pPr>
        <w:jc w:val="both"/>
        <w:rPr>
          <w:ins w:id="770" w:author="Solimine, Jaclyn V" w:date="2018-04-29T14:35:00Z"/>
        </w:rPr>
        <w:pPrChange w:id="771" w:author="Solimine, Jaclyn V" w:date="2018-04-29T14:33:00Z">
          <w:pPr>
            <w:pStyle w:val="ListParagraph"/>
            <w:numPr>
              <w:numId w:val="4"/>
            </w:numPr>
            <w:spacing w:after="160" w:line="259" w:lineRule="auto"/>
            <w:ind w:hanging="360"/>
          </w:pPr>
        </w:pPrChange>
      </w:pPr>
    </w:p>
    <w:p w14:paraId="11444C8A" w14:textId="77777777" w:rsidR="002F5928" w:rsidRDefault="002F5928">
      <w:pPr>
        <w:jc w:val="both"/>
        <w:rPr>
          <w:ins w:id="772" w:author="Solimine, Jaclyn V" w:date="2018-04-29T14:35:00Z"/>
        </w:rPr>
        <w:pPrChange w:id="773" w:author="Solimine, Jaclyn V" w:date="2018-04-29T14:33:00Z">
          <w:pPr>
            <w:pStyle w:val="ListParagraph"/>
            <w:numPr>
              <w:numId w:val="4"/>
            </w:numPr>
            <w:spacing w:after="160" w:line="259" w:lineRule="auto"/>
            <w:ind w:hanging="360"/>
          </w:pPr>
        </w:pPrChange>
      </w:pPr>
    </w:p>
    <w:p w14:paraId="267ACDE1" w14:textId="65C39019" w:rsidR="002F5928" w:rsidRPr="00A375C4" w:rsidRDefault="00A375C4">
      <w:pPr>
        <w:pStyle w:val="ListParagraph"/>
        <w:numPr>
          <w:ilvl w:val="0"/>
          <w:numId w:val="6"/>
        </w:numPr>
        <w:jc w:val="both"/>
        <w:rPr>
          <w:ins w:id="774" w:author="Solimine, Jaclyn V" w:date="2018-04-29T15:40:00Z"/>
          <w:b/>
          <w:rPrChange w:id="775" w:author="Solimine, Jaclyn V" w:date="2018-04-29T15:40:00Z">
            <w:rPr>
              <w:ins w:id="776" w:author="Solimine, Jaclyn V" w:date="2018-04-29T15:40:00Z"/>
            </w:rPr>
          </w:rPrChange>
        </w:rPr>
        <w:pPrChange w:id="777" w:author="Solimine, Jaclyn V" w:date="2018-04-29T14:35:00Z">
          <w:pPr>
            <w:pStyle w:val="ListParagraph"/>
            <w:numPr>
              <w:numId w:val="4"/>
            </w:numPr>
            <w:spacing w:after="160" w:line="259" w:lineRule="auto"/>
            <w:ind w:hanging="360"/>
          </w:pPr>
        </w:pPrChange>
      </w:pPr>
      <w:ins w:id="778" w:author="Solimine, Jaclyn V" w:date="2018-04-29T14:35:00Z">
        <w:r>
          <w:rPr>
            <w:b/>
          </w:rPr>
          <w:t xml:space="preserve">Linear kernel: </w:t>
        </w:r>
      </w:ins>
      <w:ins w:id="779" w:author="Solimine, Jaclyn V" w:date="2018-04-29T15:39:00Z">
        <w:r>
          <w:t xml:space="preserve">The simplest type of kernel, which performs well when working </w:t>
        </w:r>
        <w:proofErr w:type="gramStart"/>
        <w:r>
          <w:t>with  high</w:t>
        </w:r>
        <w:proofErr w:type="gramEnd"/>
        <w:r>
          <w:t>-dimensional feature spaces</w:t>
        </w:r>
      </w:ins>
      <w:ins w:id="780" w:author="Solimine, Jaclyn V" w:date="2018-04-29T15:40:00Z">
        <w:r>
          <w:t xml:space="preserve"> that are linearly separable. </w:t>
        </w:r>
      </w:ins>
    </w:p>
    <w:p w14:paraId="003754F9" w14:textId="77777777" w:rsidR="00A375C4" w:rsidRPr="00A375C4" w:rsidRDefault="00A375C4">
      <w:pPr>
        <w:ind w:left="360"/>
        <w:jc w:val="both"/>
        <w:rPr>
          <w:ins w:id="781" w:author="Solimine, Jaclyn V" w:date="2018-04-29T14:33:00Z"/>
          <w:b/>
          <w:rPrChange w:id="782" w:author="Solimine, Jaclyn V" w:date="2018-04-29T15:40:00Z">
            <w:rPr>
              <w:ins w:id="783" w:author="Solimine, Jaclyn V" w:date="2018-04-29T14:33:00Z"/>
            </w:rPr>
          </w:rPrChange>
        </w:rPr>
        <w:pPrChange w:id="784" w:author="Solimine, Jaclyn V" w:date="2018-04-29T15:40:00Z">
          <w:pPr>
            <w:pStyle w:val="ListParagraph"/>
            <w:numPr>
              <w:numId w:val="4"/>
            </w:numPr>
            <w:spacing w:after="160" w:line="259" w:lineRule="auto"/>
            <w:ind w:hanging="360"/>
          </w:pPr>
        </w:pPrChange>
      </w:pPr>
    </w:p>
    <w:p w14:paraId="349F9165" w14:textId="3B41835C" w:rsidR="00AA2EDF" w:rsidDel="00A0343D" w:rsidRDefault="00AA2EDF">
      <w:pPr>
        <w:pStyle w:val="ListParagraph"/>
        <w:numPr>
          <w:ilvl w:val="0"/>
          <w:numId w:val="6"/>
        </w:numPr>
        <w:jc w:val="both"/>
        <w:rPr>
          <w:ins w:id="785" w:author="AaronRaymond Buthelo" w:date="2018-04-29T00:14:00Z"/>
          <w:del w:id="786" w:author="Solimine, Jaclyn V" w:date="2018-04-29T14:33:00Z"/>
        </w:rPr>
        <w:pPrChange w:id="787" w:author="Solimine, Jaclyn V" w:date="2018-04-29T14:33:00Z">
          <w:pPr/>
        </w:pPrChange>
      </w:pPr>
      <w:ins w:id="788" w:author="AaronRaymond Buthelo" w:date="2018-04-29T00:14:00Z">
        <w:del w:id="789" w:author="Solimine, Jaclyn V" w:date="2018-04-29T14:33:00Z">
          <w:r w:rsidRPr="001018CC" w:rsidDel="00A0343D">
            <w:delText>For example</w:delText>
          </w:r>
          <w:r w:rsidDel="00A0343D">
            <w:delText>,</w:delText>
          </w:r>
          <w:r w:rsidRPr="001018CC" w:rsidDel="00A0343D">
            <w:delText xml:space="preserve"> linear, nonlinear, polynomial, radial basis function (RBF), and sigmoid.</w:delText>
          </w:r>
          <w:r w:rsidDel="00A0343D">
            <w:tab/>
          </w:r>
        </w:del>
      </w:ins>
    </w:p>
    <w:p w14:paraId="4B88E9C1" w14:textId="7D0FF0D8" w:rsidR="00384E16" w:rsidRPr="00384E16" w:rsidRDefault="00AA2EDF">
      <w:pPr>
        <w:pStyle w:val="ListParagraph"/>
        <w:numPr>
          <w:ilvl w:val="0"/>
          <w:numId w:val="6"/>
        </w:numPr>
        <w:rPr>
          <w:ins w:id="790" w:author="Solimine, Jaclyn V" w:date="2018-04-29T15:43:00Z"/>
          <w:b/>
          <w:bCs/>
          <w:rPrChange w:id="791" w:author="Solimine, Jaclyn V" w:date="2018-04-29T15:43:00Z">
            <w:rPr>
              <w:ins w:id="792" w:author="Solimine, Jaclyn V" w:date="2018-04-29T15:43:00Z"/>
            </w:rPr>
          </w:rPrChange>
        </w:rPr>
        <w:pPrChange w:id="793" w:author="Solimine, Jaclyn V" w:date="2018-04-29T15:42:00Z">
          <w:pPr>
            <w:pStyle w:val="ListParagraph"/>
            <w:numPr>
              <w:numId w:val="4"/>
            </w:numPr>
            <w:spacing w:after="160" w:line="259" w:lineRule="auto"/>
            <w:ind w:hanging="360"/>
          </w:pPr>
        </w:pPrChange>
      </w:pPr>
      <w:ins w:id="794" w:author="AaronRaymond Buthelo" w:date="2018-04-29T00:14:00Z">
        <w:r w:rsidRPr="007B0E7C">
          <w:rPr>
            <w:b/>
            <w:bCs/>
          </w:rPr>
          <w:t>Polynomial kernel:</w:t>
        </w:r>
        <w:del w:id="795" w:author="Solimine, Jaclyn V" w:date="2018-04-29T15:36:00Z">
          <w:r w:rsidRPr="007B0E7C" w:rsidDel="006D19EB">
            <w:rPr>
              <w:b/>
              <w:bCs/>
            </w:rPr>
            <w:delText xml:space="preserve"> </w:delText>
          </w:r>
          <w:r w:rsidRPr="007B0E7C" w:rsidDel="006D19EB">
            <w:delText>It is popular in image processing. Equation is</w:delText>
          </w:r>
        </w:del>
      </w:ins>
      <w:ins w:id="796" w:author="Solimine, Jaclyn V" w:date="2018-04-29T15:36:00Z">
        <w:r w:rsidR="00384E16">
          <w:t xml:space="preserve"> </w:t>
        </w:r>
      </w:ins>
      <w:ins w:id="797" w:author="Solimine, Jaclyn V" w:date="2018-04-29T15:44:00Z">
        <w:r w:rsidR="00384E16">
          <w:t xml:space="preserve">(Eq 3) </w:t>
        </w:r>
      </w:ins>
      <w:ins w:id="798" w:author="Solimine, Jaclyn V" w:date="2018-04-29T15:36:00Z">
        <w:r w:rsidR="00384E16">
          <w:t>Used in applications where a non-linear decision surface is required</w:t>
        </w:r>
      </w:ins>
      <w:ins w:id="799" w:author="Solimine, Jaclyn V" w:date="2018-04-29T15:44:00Z">
        <w:r w:rsidR="00384E16">
          <w:t>.</w:t>
        </w:r>
      </w:ins>
    </w:p>
    <w:p w14:paraId="6899B13F" w14:textId="5E7C7A89" w:rsidR="00AA2EDF" w:rsidRPr="00384E16" w:rsidRDefault="00AA2EDF">
      <w:pPr>
        <w:ind w:left="360"/>
        <w:rPr>
          <w:ins w:id="800" w:author="AaronRaymond Buthelo" w:date="2018-04-29T00:14:00Z"/>
          <w:b/>
          <w:bCs/>
        </w:rPr>
        <w:pPrChange w:id="801" w:author="Solimine, Jaclyn V" w:date="2018-04-29T15:43:00Z">
          <w:pPr>
            <w:pStyle w:val="ListParagraph"/>
            <w:numPr>
              <w:numId w:val="4"/>
            </w:numPr>
            <w:spacing w:after="160" w:line="259" w:lineRule="auto"/>
            <w:ind w:hanging="360"/>
          </w:pPr>
        </w:pPrChange>
      </w:pPr>
      <w:ins w:id="802" w:author="AaronRaymond Buthelo" w:date="2018-04-29T00:14:00Z">
        <w:del w:id="803" w:author="Solimine, Jaclyn V" w:date="2018-04-29T15:36:00Z">
          <w:r w:rsidRPr="007B0E7C" w:rsidDel="006D19EB">
            <w:delText>:</w:delText>
          </w:r>
        </w:del>
      </w:ins>
    </w:p>
    <w:p w14:paraId="0497CFEA" w14:textId="09E87F2C" w:rsidR="006D19EB" w:rsidRDefault="00AA2EDF">
      <w:pPr>
        <w:jc w:val="right"/>
        <w:rPr>
          <w:ins w:id="804" w:author="Solimine, Jaclyn V" w:date="2018-04-29T15:37:00Z"/>
        </w:rPr>
        <w:pPrChange w:id="805" w:author="Solimine, Jaclyn V" w:date="2018-04-29T15:43:00Z">
          <w:pPr/>
        </w:pPrChange>
      </w:pPr>
      <w:ins w:id="806" w:author="AaronRaymond Buthelo" w:date="2018-04-29T00:14:00Z">
        <w:r w:rsidRPr="007B0E7C">
          <w:rPr>
            <w:noProof/>
          </w:rPr>
          <w:drawing>
            <wp:inline distT="0" distB="0" distL="0" distR="0" wp14:anchorId="1A67EF56" wp14:editId="20556F6A">
              <wp:extent cx="1914525" cy="227330"/>
              <wp:effectExtent l="0" t="0" r="9525" b="1270"/>
              <wp:docPr id="43" name="Picture 43" descr="Polynomial kernel equation">
                <a:hlinkClick xmlns:a="http://schemas.openxmlformats.org/drawingml/2006/main" r:id="rId17" tooltip="&quot;Polynomial kernel equ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olynomial kernel equation">
                        <a:hlinkClick r:id="rId17" tooltip="&quot;Polynomial kernel equation&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4525" cy="227330"/>
                      </a:xfrm>
                      <a:prstGeom prst="rect">
                        <a:avLst/>
                      </a:prstGeom>
                      <a:noFill/>
                      <a:ln>
                        <a:noFill/>
                      </a:ln>
                    </pic:spPr>
                  </pic:pic>
                </a:graphicData>
              </a:graphic>
            </wp:inline>
          </w:drawing>
        </w:r>
      </w:ins>
      <w:ins w:id="807" w:author="Solimine, Jaclyn V" w:date="2018-04-29T15:44:00Z">
        <w:r w:rsidR="00384E16">
          <w:tab/>
        </w:r>
        <w:r w:rsidR="00384E16">
          <w:tab/>
        </w:r>
        <w:r w:rsidR="00384E16">
          <w:tab/>
        </w:r>
        <w:r w:rsidR="00384E16">
          <w:tab/>
        </w:r>
      </w:ins>
      <w:ins w:id="808" w:author="Solimine, Jaclyn V" w:date="2018-04-29T15:43:00Z">
        <w:r w:rsidR="00384E16">
          <w:t>(3)</w:t>
        </w:r>
      </w:ins>
    </w:p>
    <w:p w14:paraId="300C95F1" w14:textId="77777777" w:rsidR="006D19EB" w:rsidRDefault="006D19EB" w:rsidP="00AA2EDF">
      <w:pPr>
        <w:rPr>
          <w:ins w:id="809" w:author="Solimine, Jaclyn V" w:date="2018-04-29T15:37:00Z"/>
        </w:rPr>
      </w:pPr>
    </w:p>
    <w:p w14:paraId="6B31AAC1" w14:textId="07325A22" w:rsidR="00AA2EDF" w:rsidRDefault="006D19EB" w:rsidP="00AA2EDF">
      <w:pPr>
        <w:rPr>
          <w:ins w:id="810" w:author="Solimine, Jaclyn V" w:date="2018-04-29T15:37:00Z"/>
        </w:rPr>
      </w:pPr>
      <w:ins w:id="811" w:author="Solimine, Jaclyn V" w:date="2018-04-29T15:37:00Z">
        <w:r>
          <w:t>W</w:t>
        </w:r>
      </w:ins>
      <w:ins w:id="812" w:author="AaronRaymond Buthelo" w:date="2018-04-29T00:14:00Z">
        <w:del w:id="813" w:author="Solimine, Jaclyn V" w:date="2018-04-29T15:37:00Z">
          <w:r w:rsidR="00AA2EDF" w:rsidRPr="007B0E7C" w:rsidDel="006D19EB">
            <w:delText>w</w:delText>
          </w:r>
        </w:del>
        <w:r w:rsidR="00AA2EDF" w:rsidRPr="007B0E7C">
          <w:t>here</w:t>
        </w:r>
      </w:ins>
      <w:ins w:id="814" w:author="Solimine, Jaclyn V" w:date="2018-04-29T15:37:00Z">
        <w:r>
          <w:t>:</w:t>
        </w:r>
        <w:r>
          <w:tab/>
        </w:r>
        <w:r>
          <w:tab/>
        </w:r>
      </w:ins>
      <w:ins w:id="815" w:author="AaronRaymond Buthelo" w:date="2018-04-29T00:14:00Z">
        <w:r w:rsidR="00AA2EDF" w:rsidRPr="007B0E7C">
          <w:t xml:space="preserve"> d </w:t>
        </w:r>
      </w:ins>
      <w:ins w:id="816" w:author="Solimine, Jaclyn V" w:date="2018-04-29T15:37:00Z">
        <w:r>
          <w:t>=</w:t>
        </w:r>
      </w:ins>
      <w:ins w:id="817" w:author="AaronRaymond Buthelo" w:date="2018-04-29T00:14:00Z">
        <w:del w:id="818" w:author="Solimine, Jaclyn V" w:date="2018-04-29T15:37:00Z">
          <w:r w:rsidR="00AA2EDF" w:rsidRPr="007B0E7C" w:rsidDel="006D19EB">
            <w:delText>is</w:delText>
          </w:r>
        </w:del>
        <w:r w:rsidR="00AA2EDF" w:rsidRPr="007B0E7C">
          <w:t xml:space="preserve"> the degree of the polynomial.</w:t>
        </w:r>
      </w:ins>
    </w:p>
    <w:p w14:paraId="31B87F2D" w14:textId="77777777" w:rsidR="006D19EB" w:rsidRDefault="006D19EB" w:rsidP="00AA2EDF">
      <w:pPr>
        <w:rPr>
          <w:ins w:id="819" w:author="AaronRaymond Buthelo" w:date="2018-04-29T00:14:00Z"/>
        </w:rPr>
      </w:pPr>
    </w:p>
    <w:p w14:paraId="208E6885" w14:textId="4C229A7F" w:rsidR="006D19EB" w:rsidRDefault="00AA2EDF">
      <w:pPr>
        <w:pStyle w:val="ListParagraph"/>
        <w:numPr>
          <w:ilvl w:val="0"/>
          <w:numId w:val="6"/>
        </w:numPr>
        <w:spacing w:after="160" w:line="259" w:lineRule="auto"/>
        <w:rPr>
          <w:ins w:id="820" w:author="Solimine, Jaclyn V" w:date="2018-04-29T15:36:00Z"/>
        </w:rPr>
        <w:pPrChange w:id="821" w:author="Solimine, Jaclyn V" w:date="2018-04-29T15:36:00Z">
          <w:pPr>
            <w:pStyle w:val="ListParagraph"/>
          </w:pPr>
        </w:pPrChange>
      </w:pPr>
      <w:ins w:id="822" w:author="AaronRaymond Buthelo" w:date="2018-04-29T00:14:00Z">
        <w:r w:rsidRPr="006D19EB">
          <w:rPr>
            <w:b/>
          </w:rPr>
          <w:t>Gaussian kernel</w:t>
        </w:r>
        <w:r>
          <w:t xml:space="preserve">: </w:t>
        </w:r>
      </w:ins>
      <w:ins w:id="823" w:author="Solimine, Jaclyn V" w:date="2018-04-29T15:51:00Z">
        <w:r w:rsidR="00AF02FD">
          <w:t xml:space="preserve">(Eq 4) Defined by a topology-type decision boundary, instead of a separating plane. </w:t>
        </w:r>
      </w:ins>
    </w:p>
    <w:p w14:paraId="6B70AB64" w14:textId="124C8AB0" w:rsidR="00AA2EDF" w:rsidDel="006D19EB" w:rsidRDefault="00AA2EDF">
      <w:pPr>
        <w:spacing w:after="160" w:line="259" w:lineRule="auto"/>
        <w:rPr>
          <w:ins w:id="824" w:author="AaronRaymond Buthelo" w:date="2018-04-29T00:14:00Z"/>
          <w:del w:id="825" w:author="Solimine, Jaclyn V" w:date="2018-04-29T15:36:00Z"/>
        </w:rPr>
        <w:pPrChange w:id="826" w:author="Solimine, Jaclyn V" w:date="2018-04-29T15:36:00Z">
          <w:pPr>
            <w:pStyle w:val="ListParagraph"/>
            <w:numPr>
              <w:numId w:val="4"/>
            </w:numPr>
            <w:spacing w:after="160" w:line="259" w:lineRule="auto"/>
            <w:ind w:hanging="360"/>
          </w:pPr>
        </w:pPrChange>
      </w:pPr>
      <w:ins w:id="827" w:author="AaronRaymond Buthelo" w:date="2018-04-29T00:14:00Z">
        <w:del w:id="828" w:author="Solimine, Jaclyn V" w:date="2018-04-29T15:36:00Z">
          <w:r w:rsidDel="006D19EB">
            <w:delText>It is a general-purpose kernel;</w:delText>
          </w:r>
          <w:r w:rsidRPr="004B4D6C" w:rsidDel="006D19EB">
            <w:delText xml:space="preserve"> used when there is no prior knowledge about the data. Equation is:</w:delText>
          </w:r>
        </w:del>
      </w:ins>
    </w:p>
    <w:p w14:paraId="5C6C1024" w14:textId="24D6E40A" w:rsidR="00AA2EDF" w:rsidRDefault="00AA2EDF">
      <w:pPr>
        <w:jc w:val="right"/>
        <w:rPr>
          <w:ins w:id="829" w:author="AaronRaymond Buthelo" w:date="2018-04-29T00:14:00Z"/>
        </w:rPr>
        <w:pPrChange w:id="830" w:author="Solimine, Jaclyn V" w:date="2018-04-29T15:51:00Z">
          <w:pPr>
            <w:pStyle w:val="ListParagraph"/>
          </w:pPr>
        </w:pPrChange>
      </w:pPr>
      <w:ins w:id="831" w:author="AaronRaymond Buthelo" w:date="2018-04-29T00:14:00Z">
        <w:r>
          <w:rPr>
            <w:rFonts w:ascii="Verdana" w:hAnsi="Verdana"/>
            <w:noProof/>
            <w:color w:val="994D00"/>
            <w:sz w:val="23"/>
            <w:szCs w:val="23"/>
            <w:shd w:val="clear" w:color="auto" w:fill="FAFAFA"/>
            <w:rPrChange w:id="832" w:author="Unknown">
              <w:rPr>
                <w:noProof/>
              </w:rPr>
            </w:rPrChange>
          </w:rPr>
          <w:drawing>
            <wp:inline distT="0" distB="0" distL="0" distR="0" wp14:anchorId="089FFFB1" wp14:editId="7D20D608">
              <wp:extent cx="2037715" cy="441960"/>
              <wp:effectExtent l="0" t="0" r="635" b="0"/>
              <wp:docPr id="44" name="Picture 44" descr="Gaussian kernel equation">
                <a:hlinkClick xmlns:a="http://schemas.openxmlformats.org/drawingml/2006/main" r:id="rId19" tooltip="&quot;Gaussian kernel equ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Gaussian kernel equation">
                        <a:hlinkClick r:id="rId19" tooltip="&quot;Gaussian kernel equation&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7715" cy="441960"/>
                      </a:xfrm>
                      <a:prstGeom prst="rect">
                        <a:avLst/>
                      </a:prstGeom>
                      <a:noFill/>
                      <a:ln>
                        <a:noFill/>
                      </a:ln>
                    </pic:spPr>
                  </pic:pic>
                </a:graphicData>
              </a:graphic>
            </wp:inline>
          </w:drawing>
        </w:r>
      </w:ins>
      <w:ins w:id="833" w:author="Solimine, Jaclyn V" w:date="2018-04-29T15:52:00Z">
        <w:r w:rsidR="00AF02FD">
          <w:tab/>
        </w:r>
        <w:r w:rsidR="00AF02FD">
          <w:tab/>
        </w:r>
        <w:r w:rsidR="00AF02FD">
          <w:tab/>
        </w:r>
        <w:r w:rsidR="00AF02FD">
          <w:tab/>
          <w:t xml:space="preserve">   </w:t>
        </w:r>
      </w:ins>
      <w:ins w:id="834" w:author="Solimine, Jaclyn V" w:date="2018-04-29T15:51:00Z">
        <w:r w:rsidR="00AF02FD">
          <w:t>(</w:t>
        </w:r>
        <w:r w:rsidR="00AF02FD">
          <w:rPr>
            <w:b/>
          </w:rPr>
          <w:t>4)</w:t>
        </w:r>
      </w:ins>
    </w:p>
    <w:p w14:paraId="38B415D0" w14:textId="0D3DA658" w:rsidR="00AA2EDF" w:rsidRPr="004B4D6C" w:rsidDel="006D19EB" w:rsidRDefault="00AA2EDF">
      <w:pPr>
        <w:pStyle w:val="ListParagraph"/>
        <w:numPr>
          <w:ilvl w:val="0"/>
          <w:numId w:val="6"/>
        </w:numPr>
        <w:spacing w:after="160" w:line="259" w:lineRule="auto"/>
        <w:rPr>
          <w:ins w:id="835" w:author="AaronRaymond Buthelo" w:date="2018-04-29T00:14:00Z"/>
          <w:del w:id="836" w:author="Solimine, Jaclyn V" w:date="2018-04-29T15:36:00Z"/>
        </w:rPr>
        <w:pPrChange w:id="837" w:author="Solimine, Jaclyn V" w:date="2018-04-29T14:34:00Z">
          <w:pPr>
            <w:pStyle w:val="ListParagraph"/>
            <w:numPr>
              <w:numId w:val="4"/>
            </w:numPr>
            <w:spacing w:after="160" w:line="259" w:lineRule="auto"/>
            <w:ind w:hanging="360"/>
          </w:pPr>
        </w:pPrChange>
      </w:pPr>
      <w:ins w:id="838" w:author="AaronRaymond Buthelo" w:date="2018-04-29T00:14:00Z">
        <w:del w:id="839" w:author="Solimine, Jaclyn V" w:date="2018-04-29T15:36:00Z">
          <w:r w:rsidRPr="004B4D6C" w:rsidDel="006D19EB">
            <w:rPr>
              <w:b/>
            </w:rPr>
            <w:delText>Gaussian radial basis function (RBF</w:delText>
          </w:r>
          <w:r w:rsidRPr="004B4D6C" w:rsidDel="006D19EB">
            <w:delText>): It is general-purpose kernel; used when there is no prior knowledge about the data. Equation is:</w:delText>
          </w:r>
        </w:del>
      </w:ins>
    </w:p>
    <w:p w14:paraId="6FB59324" w14:textId="0CFC01CC" w:rsidR="00AA2EDF" w:rsidDel="006D19EB" w:rsidRDefault="00AA2EDF" w:rsidP="00AA2EDF">
      <w:pPr>
        <w:pStyle w:val="ListParagraph"/>
        <w:rPr>
          <w:ins w:id="840" w:author="AaronRaymond Buthelo" w:date="2018-04-29T00:14:00Z"/>
          <w:del w:id="841" w:author="Solimine, Jaclyn V" w:date="2018-04-29T15:36:00Z"/>
        </w:rPr>
      </w:pPr>
      <w:ins w:id="842" w:author="AaronRaymond Buthelo" w:date="2018-04-29T00:14:00Z">
        <w:del w:id="843" w:author="Solimine, Jaclyn V" w:date="2018-04-29T15:36:00Z">
          <w:r w:rsidRPr="004B4D6C" w:rsidDel="006D19EB">
            <w:rPr>
              <w:noProof/>
            </w:rPr>
            <w:drawing>
              <wp:inline distT="0" distB="0" distL="0" distR="0" wp14:anchorId="6FBFDB9A" wp14:editId="2E5895F6">
                <wp:extent cx="2399665" cy="227330"/>
                <wp:effectExtent l="0" t="0" r="635" b="1270"/>
                <wp:docPr id="45" name="Picture 45" descr="Gaussian radial basis function (RBF)">
                  <a:hlinkClick xmlns:a="http://schemas.openxmlformats.org/drawingml/2006/main" r:id="rId21" tooltip="&quot;Gaussian radial basis function (RB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Gaussian radial basis function (RBF)">
                          <a:hlinkClick r:id="rId21" tooltip="&quot;Gaussian radial basis function (RBF)&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9665" cy="227330"/>
                        </a:xfrm>
                        <a:prstGeom prst="rect">
                          <a:avLst/>
                        </a:prstGeom>
                        <a:noFill/>
                        <a:ln>
                          <a:noFill/>
                        </a:ln>
                      </pic:spPr>
                    </pic:pic>
                  </a:graphicData>
                </a:graphic>
              </wp:inline>
            </w:drawing>
          </w:r>
        </w:del>
      </w:ins>
    </w:p>
    <w:p w14:paraId="23DAD054" w14:textId="54D2CBB2" w:rsidR="00AA2EDF" w:rsidDel="002F5928" w:rsidRDefault="00AA2EDF">
      <w:pPr>
        <w:pStyle w:val="ListParagraph"/>
        <w:numPr>
          <w:ilvl w:val="0"/>
          <w:numId w:val="6"/>
        </w:numPr>
        <w:spacing w:after="160" w:line="259" w:lineRule="auto"/>
        <w:rPr>
          <w:ins w:id="844" w:author="AaronRaymond Buthelo" w:date="2018-04-29T00:14:00Z"/>
          <w:del w:id="845" w:author="Solimine, Jaclyn V" w:date="2018-04-29T14:34:00Z"/>
        </w:rPr>
        <w:pPrChange w:id="846" w:author="Solimine, Jaclyn V" w:date="2018-04-29T14:34:00Z">
          <w:pPr>
            <w:pStyle w:val="ListParagraph"/>
            <w:numPr>
              <w:numId w:val="4"/>
            </w:numPr>
            <w:spacing w:after="160" w:line="259" w:lineRule="auto"/>
            <w:ind w:hanging="360"/>
          </w:pPr>
        </w:pPrChange>
      </w:pPr>
      <w:ins w:id="847" w:author="AaronRaymond Buthelo" w:date="2018-04-29T00:14:00Z">
        <w:del w:id="848" w:author="Solimine, Jaclyn V" w:date="2018-04-29T14:34:00Z">
          <w:r w:rsidRPr="004B4D6C" w:rsidDel="002F5928">
            <w:rPr>
              <w:b/>
            </w:rPr>
            <w:delText>Sigmoid kernel</w:delText>
          </w:r>
          <w:r w:rsidRPr="004B4D6C" w:rsidDel="002F5928">
            <w:delText>: We can use it as proxy for neural networks. Equation is:</w:delText>
          </w:r>
          <w:r w:rsidRPr="004B4D6C" w:rsidDel="002F5928">
            <w:rPr>
              <w:rFonts w:ascii="Verdana" w:hAnsi="Verdana"/>
              <w:color w:val="404040"/>
              <w:sz w:val="23"/>
              <w:szCs w:val="23"/>
            </w:rPr>
            <w:br/>
          </w:r>
          <w:r w:rsidDel="002F5928">
            <w:rPr>
              <w:noProof/>
              <w:color w:val="994D00"/>
              <w:shd w:val="clear" w:color="auto" w:fill="FAFAFA"/>
              <w:rPrChange w:id="849" w:author="Unknown">
                <w:rPr>
                  <w:noProof/>
                </w:rPr>
              </w:rPrChange>
            </w:rPr>
            <w:drawing>
              <wp:inline distT="0" distB="0" distL="0" distR="0" wp14:anchorId="177DD151" wp14:editId="50D3C6D3">
                <wp:extent cx="1847215" cy="190500"/>
                <wp:effectExtent l="0" t="0" r="635" b="0"/>
                <wp:docPr id="46" name="Picture 46" descr=" Sigmoid kernel equation">
                  <a:hlinkClick xmlns:a="http://schemas.openxmlformats.org/drawingml/2006/main" r:id="rId23" tooltip="&quot; Sigmoid kernel equ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 Sigmoid kernel equation">
                          <a:hlinkClick r:id="rId23" tooltip="&quot; Sigmoid kernel equation&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47215" cy="190500"/>
                        </a:xfrm>
                        <a:prstGeom prst="rect">
                          <a:avLst/>
                        </a:prstGeom>
                        <a:noFill/>
                        <a:ln>
                          <a:noFill/>
                        </a:ln>
                      </pic:spPr>
                    </pic:pic>
                  </a:graphicData>
                </a:graphic>
              </wp:inline>
            </w:drawing>
          </w:r>
        </w:del>
      </w:ins>
    </w:p>
    <w:p w14:paraId="1C76F0EC" w14:textId="488A5EE5" w:rsidR="00AA2EDF" w:rsidRPr="00D56435" w:rsidDel="002F5928" w:rsidRDefault="00AA2EDF">
      <w:pPr>
        <w:pStyle w:val="ListParagraph"/>
        <w:numPr>
          <w:ilvl w:val="0"/>
          <w:numId w:val="6"/>
        </w:numPr>
        <w:spacing w:after="160" w:line="259" w:lineRule="auto"/>
        <w:rPr>
          <w:ins w:id="850" w:author="AaronRaymond Buthelo" w:date="2018-04-29T00:14:00Z"/>
          <w:del w:id="851" w:author="Solimine, Jaclyn V" w:date="2018-04-29T14:34:00Z"/>
        </w:rPr>
        <w:pPrChange w:id="852" w:author="Solimine, Jaclyn V" w:date="2018-04-29T14:34:00Z">
          <w:pPr>
            <w:pStyle w:val="ListParagraph"/>
            <w:numPr>
              <w:numId w:val="4"/>
            </w:numPr>
            <w:spacing w:after="160" w:line="259" w:lineRule="auto"/>
            <w:ind w:hanging="360"/>
          </w:pPr>
        </w:pPrChange>
      </w:pPr>
      <w:ins w:id="853" w:author="AaronRaymond Buthelo" w:date="2018-04-29T00:14:00Z">
        <w:del w:id="854" w:author="Solimine, Jaclyn V" w:date="2018-04-29T14:34:00Z">
          <w:r w:rsidRPr="00D56435" w:rsidDel="002F5928">
            <w:rPr>
              <w:b/>
            </w:rPr>
            <w:delText>Laplace RBF kernel:</w:delText>
          </w:r>
          <w:r w:rsidDel="002F5928">
            <w:rPr>
              <w:b/>
            </w:rPr>
            <w:delText xml:space="preserve"> </w:delText>
          </w:r>
          <w:r w:rsidRPr="00D56435" w:rsidDel="002F5928">
            <w:delText>It is general-purpose kernel; used when there is no prior knowledge about the data.</w:delText>
          </w:r>
          <w:r w:rsidDel="002F5928">
            <w:delText xml:space="preserve"> </w:delText>
          </w:r>
          <w:r w:rsidRPr="00D56435" w:rsidDel="002F5928">
            <w:delText>Equation is:</w:delText>
          </w:r>
        </w:del>
      </w:ins>
    </w:p>
    <w:p w14:paraId="1A054F60" w14:textId="384940D7" w:rsidR="00AA2EDF" w:rsidDel="002F5928" w:rsidRDefault="00AA2EDF" w:rsidP="00AA2EDF">
      <w:pPr>
        <w:pStyle w:val="ListParagraph"/>
        <w:rPr>
          <w:ins w:id="855" w:author="AaronRaymond Buthelo" w:date="2018-04-29T00:14:00Z"/>
          <w:del w:id="856" w:author="Solimine, Jaclyn V" w:date="2018-04-29T14:34:00Z"/>
          <w:b/>
        </w:rPr>
      </w:pPr>
      <w:ins w:id="857" w:author="AaronRaymond Buthelo" w:date="2018-04-29T00:14:00Z">
        <w:del w:id="858" w:author="Solimine, Jaclyn V" w:date="2018-04-29T14:34:00Z">
          <w:r w:rsidDel="002F5928">
            <w:rPr>
              <w:rFonts w:ascii="Verdana" w:hAnsi="Verdana"/>
              <w:noProof/>
              <w:color w:val="994D00"/>
              <w:sz w:val="23"/>
              <w:szCs w:val="23"/>
              <w:shd w:val="clear" w:color="auto" w:fill="FAFAFA"/>
              <w:rPrChange w:id="859" w:author="Unknown">
                <w:rPr>
                  <w:noProof/>
                </w:rPr>
              </w:rPrChange>
            </w:rPr>
            <w:drawing>
              <wp:inline distT="0" distB="0" distL="0" distR="0" wp14:anchorId="677F618B" wp14:editId="1CCE09FC">
                <wp:extent cx="1964055" cy="429895"/>
                <wp:effectExtent l="0" t="0" r="0" b="8255"/>
                <wp:docPr id="47" name="Picture 47" descr="Laplace RBF kernel equation">
                  <a:hlinkClick xmlns:a="http://schemas.openxmlformats.org/drawingml/2006/main" r:id="rId25" tooltip="&quot;Laplace RBF kernel equ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aplace RBF kernel equation">
                          <a:hlinkClick r:id="rId25" tooltip="&quot;Laplace RBF kernel equation&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64055" cy="429895"/>
                        </a:xfrm>
                        <a:prstGeom prst="rect">
                          <a:avLst/>
                        </a:prstGeom>
                        <a:noFill/>
                        <a:ln>
                          <a:noFill/>
                        </a:ln>
                      </pic:spPr>
                    </pic:pic>
                  </a:graphicData>
                </a:graphic>
              </wp:inline>
            </w:drawing>
          </w:r>
        </w:del>
      </w:ins>
    </w:p>
    <w:p w14:paraId="58C2CDD8" w14:textId="3CC85530" w:rsidR="00AA2EDF" w:rsidDel="002F5928" w:rsidRDefault="00AA2EDF">
      <w:pPr>
        <w:pStyle w:val="ListParagraph"/>
        <w:numPr>
          <w:ilvl w:val="0"/>
          <w:numId w:val="6"/>
        </w:numPr>
        <w:spacing w:after="160" w:line="259" w:lineRule="auto"/>
        <w:rPr>
          <w:ins w:id="860" w:author="AaronRaymond Buthelo" w:date="2018-04-29T00:14:00Z"/>
          <w:del w:id="861" w:author="Solimine, Jaclyn V" w:date="2018-04-29T14:34:00Z"/>
        </w:rPr>
        <w:pPrChange w:id="862" w:author="Solimine, Jaclyn V" w:date="2018-04-29T14:34:00Z">
          <w:pPr>
            <w:pStyle w:val="ListParagraph"/>
            <w:numPr>
              <w:numId w:val="4"/>
            </w:numPr>
            <w:spacing w:after="160" w:line="259" w:lineRule="auto"/>
            <w:ind w:hanging="360"/>
          </w:pPr>
        </w:pPrChange>
      </w:pPr>
      <w:ins w:id="863" w:author="AaronRaymond Buthelo" w:date="2018-04-29T00:14:00Z">
        <w:del w:id="864" w:author="Solimine, Jaclyn V" w:date="2018-04-29T14:34:00Z">
          <w:r w:rsidRPr="00D56435" w:rsidDel="002F5928">
            <w:rPr>
              <w:b/>
            </w:rPr>
            <w:delText>ANOVA radial basis kernel:</w:delText>
          </w:r>
          <w:r w:rsidDel="002F5928">
            <w:rPr>
              <w:b/>
            </w:rPr>
            <w:delText xml:space="preserve"> </w:delText>
          </w:r>
          <w:r w:rsidRPr="00D56435" w:rsidDel="002F5928">
            <w:delText>We can use it in regression problems. Equation is:</w:delText>
          </w:r>
        </w:del>
      </w:ins>
    </w:p>
    <w:p w14:paraId="445FCB9C" w14:textId="418D2177" w:rsidR="00AA2EDF" w:rsidDel="002F5928" w:rsidRDefault="00AA2EDF" w:rsidP="00AA2EDF">
      <w:pPr>
        <w:pStyle w:val="ListParagraph"/>
        <w:rPr>
          <w:ins w:id="865" w:author="AaronRaymond Buthelo" w:date="2018-04-29T00:14:00Z"/>
          <w:del w:id="866" w:author="Solimine, Jaclyn V" w:date="2018-04-29T14:34:00Z"/>
        </w:rPr>
      </w:pPr>
      <w:ins w:id="867" w:author="AaronRaymond Buthelo" w:date="2018-04-29T00:14:00Z">
        <w:del w:id="868" w:author="Solimine, Jaclyn V" w:date="2018-04-29T14:34:00Z">
          <w:r w:rsidDel="002F5928">
            <w:rPr>
              <w:rFonts w:ascii="Verdana" w:hAnsi="Verdana"/>
              <w:noProof/>
              <w:color w:val="C66408"/>
              <w:sz w:val="23"/>
              <w:szCs w:val="23"/>
              <w:shd w:val="clear" w:color="auto" w:fill="FAFAFA"/>
              <w:rPrChange w:id="869" w:author="Unknown">
                <w:rPr>
                  <w:noProof/>
                </w:rPr>
              </w:rPrChange>
            </w:rPr>
            <w:drawing>
              <wp:inline distT="0" distB="0" distL="0" distR="0" wp14:anchorId="2761BF06" wp14:editId="6BE9FEAD">
                <wp:extent cx="2436495" cy="497205"/>
                <wp:effectExtent l="0" t="0" r="1905" b="0"/>
                <wp:docPr id="48" name="Picture 48" descr="ANOVA radial basis kernel equation">
                  <a:hlinkClick xmlns:a="http://schemas.openxmlformats.org/drawingml/2006/main" r:id="rId27" tooltip="&quot;ANOVA radial basis kernel equ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NOVA radial basis kernel equation">
                          <a:hlinkClick r:id="rId27" tooltip="&quot;ANOVA radial basis kernel equation&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6495" cy="497205"/>
                        </a:xfrm>
                        <a:prstGeom prst="rect">
                          <a:avLst/>
                        </a:prstGeom>
                        <a:noFill/>
                        <a:ln>
                          <a:noFill/>
                        </a:ln>
                      </pic:spPr>
                    </pic:pic>
                  </a:graphicData>
                </a:graphic>
              </wp:inline>
            </w:drawing>
          </w:r>
        </w:del>
      </w:ins>
    </w:p>
    <w:p w14:paraId="2A12E7FB" w14:textId="10CEDE9E" w:rsidR="00AA2EDF" w:rsidRPr="00D72004" w:rsidDel="002F5928" w:rsidRDefault="00AA2EDF">
      <w:pPr>
        <w:pStyle w:val="ListParagraph"/>
        <w:numPr>
          <w:ilvl w:val="0"/>
          <w:numId w:val="6"/>
        </w:numPr>
        <w:spacing w:after="160" w:line="259" w:lineRule="auto"/>
        <w:rPr>
          <w:ins w:id="870" w:author="AaronRaymond Buthelo" w:date="2018-04-29T00:14:00Z"/>
          <w:del w:id="871" w:author="Solimine, Jaclyn V" w:date="2018-04-29T14:34:00Z"/>
        </w:rPr>
        <w:pPrChange w:id="872" w:author="Solimine, Jaclyn V" w:date="2018-04-29T14:34:00Z">
          <w:pPr>
            <w:pStyle w:val="ListParagraph"/>
            <w:numPr>
              <w:numId w:val="4"/>
            </w:numPr>
            <w:spacing w:after="160" w:line="259" w:lineRule="auto"/>
            <w:ind w:hanging="360"/>
          </w:pPr>
        </w:pPrChange>
      </w:pPr>
      <w:ins w:id="873" w:author="AaronRaymond Buthelo" w:date="2018-04-29T00:14:00Z">
        <w:del w:id="874" w:author="Solimine, Jaclyn V" w:date="2018-04-29T14:34:00Z">
          <w:r w:rsidRPr="00D72004" w:rsidDel="002F5928">
            <w:rPr>
              <w:b/>
            </w:rPr>
            <w:delText>Hyperbolic tangent kernel:</w:delText>
          </w:r>
          <w:r w:rsidDel="002F5928">
            <w:rPr>
              <w:b/>
            </w:rPr>
            <w:delText xml:space="preserve"> </w:delText>
          </w:r>
          <w:r w:rsidRPr="00D72004" w:rsidDel="002F5928">
            <w:delText>We can use it in neural networks. Equation is:</w:delText>
          </w:r>
        </w:del>
      </w:ins>
    </w:p>
    <w:p w14:paraId="325A4686" w14:textId="6E8133D1" w:rsidR="00AA2EDF" w:rsidDel="002F5928" w:rsidRDefault="00AA2EDF" w:rsidP="00AA2EDF">
      <w:pPr>
        <w:pStyle w:val="ListParagraph"/>
        <w:rPr>
          <w:ins w:id="875" w:author="AaronRaymond Buthelo" w:date="2018-04-29T00:14:00Z"/>
          <w:del w:id="876" w:author="Solimine, Jaclyn V" w:date="2018-04-29T14:34:00Z"/>
        </w:rPr>
      </w:pPr>
      <w:ins w:id="877" w:author="AaronRaymond Buthelo" w:date="2018-04-29T00:14:00Z">
        <w:del w:id="878" w:author="Solimine, Jaclyn V" w:date="2018-04-29T14:34:00Z">
          <w:r w:rsidDel="002F5928">
            <w:rPr>
              <w:rFonts w:ascii="Verdana" w:hAnsi="Verdana"/>
              <w:noProof/>
              <w:color w:val="994D00"/>
              <w:sz w:val="23"/>
              <w:szCs w:val="23"/>
              <w:shd w:val="clear" w:color="auto" w:fill="FAFAFA"/>
              <w:rPrChange w:id="879" w:author="Unknown">
                <w:rPr>
                  <w:noProof/>
                </w:rPr>
              </w:rPrChange>
            </w:rPr>
            <w:drawing>
              <wp:inline distT="0" distB="0" distL="0" distR="0" wp14:anchorId="0ADC2737" wp14:editId="3AD91FE7">
                <wp:extent cx="2282825" cy="208915"/>
                <wp:effectExtent l="0" t="0" r="3175" b="635"/>
                <wp:docPr id="54" name="Picture 54" descr="Hyperbolic tangent kernel equation">
                  <a:hlinkClick xmlns:a="http://schemas.openxmlformats.org/drawingml/2006/main" r:id="rId29" tooltip="&quot;Hyperbolic tangent kernel equ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perbolic tangent kernel equation">
                          <a:hlinkClick r:id="rId29" tooltip="&quot;Hyperbolic tangent kernel equation&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2825" cy="208915"/>
                        </a:xfrm>
                        <a:prstGeom prst="rect">
                          <a:avLst/>
                        </a:prstGeom>
                        <a:noFill/>
                        <a:ln>
                          <a:noFill/>
                        </a:ln>
                      </pic:spPr>
                    </pic:pic>
                  </a:graphicData>
                </a:graphic>
              </wp:inline>
            </w:drawing>
          </w:r>
        </w:del>
      </w:ins>
    </w:p>
    <w:p w14:paraId="4C506150" w14:textId="23724E27" w:rsidR="00AA2EDF" w:rsidRPr="00D72004" w:rsidDel="002F5928" w:rsidRDefault="00AA2EDF">
      <w:pPr>
        <w:pStyle w:val="ListParagraph"/>
        <w:numPr>
          <w:ilvl w:val="0"/>
          <w:numId w:val="6"/>
        </w:numPr>
        <w:spacing w:after="160" w:line="259" w:lineRule="auto"/>
        <w:rPr>
          <w:ins w:id="880" w:author="AaronRaymond Buthelo" w:date="2018-04-29T00:14:00Z"/>
          <w:del w:id="881" w:author="Solimine, Jaclyn V" w:date="2018-04-29T14:34:00Z"/>
          <w:b/>
        </w:rPr>
        <w:pPrChange w:id="882" w:author="Solimine, Jaclyn V" w:date="2018-04-29T14:34:00Z">
          <w:pPr>
            <w:pStyle w:val="ListParagraph"/>
            <w:numPr>
              <w:numId w:val="4"/>
            </w:numPr>
            <w:spacing w:after="160" w:line="259" w:lineRule="auto"/>
            <w:ind w:hanging="360"/>
          </w:pPr>
        </w:pPrChange>
      </w:pPr>
      <w:ins w:id="883" w:author="AaronRaymond Buthelo" w:date="2018-04-29T00:14:00Z">
        <w:del w:id="884" w:author="Solimine, Jaclyn V" w:date="2018-04-29T14:34:00Z">
          <w:r w:rsidRPr="00D72004" w:rsidDel="002F5928">
            <w:rPr>
              <w:b/>
            </w:rPr>
            <w:delText>Bessel function of first find kernel:</w:delText>
          </w:r>
          <w:r w:rsidDel="002F5928">
            <w:rPr>
              <w:b/>
            </w:rPr>
            <w:delText xml:space="preserve"> </w:delText>
          </w:r>
          <w:r w:rsidRPr="00D72004" w:rsidDel="002F5928">
            <w:rPr>
              <w:rFonts w:ascii="Verdana" w:hAnsi="Verdana"/>
              <w:color w:val="404040"/>
              <w:sz w:val="23"/>
              <w:szCs w:val="23"/>
              <w:shd w:val="clear" w:color="auto" w:fill="FAFAFA"/>
            </w:rPr>
            <w:delText xml:space="preserve"> </w:delText>
          </w:r>
          <w:r w:rsidRPr="00D72004" w:rsidDel="002F5928">
            <w:delText>We can use it to remove the cross term in mathematical functions. Equation is:</w:delText>
          </w:r>
        </w:del>
      </w:ins>
    </w:p>
    <w:p w14:paraId="42B223B6" w14:textId="13B83C03" w:rsidR="00AA2EDF" w:rsidDel="002F5928" w:rsidRDefault="00AA2EDF" w:rsidP="00AA2EDF">
      <w:pPr>
        <w:pStyle w:val="ListParagraph"/>
        <w:rPr>
          <w:ins w:id="885" w:author="AaronRaymond Buthelo" w:date="2018-04-29T00:14:00Z"/>
          <w:del w:id="886" w:author="Solimine, Jaclyn V" w:date="2018-04-29T14:34:00Z"/>
          <w:b/>
        </w:rPr>
      </w:pPr>
      <w:ins w:id="887" w:author="AaronRaymond Buthelo" w:date="2018-04-29T00:14:00Z">
        <w:del w:id="888" w:author="Solimine, Jaclyn V" w:date="2018-04-29T14:34:00Z">
          <w:r w:rsidDel="002F5928">
            <w:rPr>
              <w:noProof/>
            </w:rPr>
            <w:drawing>
              <wp:inline distT="0" distB="0" distL="0" distR="0" wp14:anchorId="36A9C03A" wp14:editId="1D0FBAA6">
                <wp:extent cx="1859280" cy="417195"/>
                <wp:effectExtent l="0" t="0" r="7620" b="1905"/>
                <wp:docPr id="58" name="Picture 58" descr="Equation of Bessel function of the first kind 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quation of Bessel function of the first kind kerne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59280" cy="417195"/>
                        </a:xfrm>
                        <a:prstGeom prst="rect">
                          <a:avLst/>
                        </a:prstGeom>
                        <a:noFill/>
                        <a:ln>
                          <a:noFill/>
                        </a:ln>
                      </pic:spPr>
                    </pic:pic>
                  </a:graphicData>
                </a:graphic>
              </wp:inline>
            </w:drawing>
          </w:r>
        </w:del>
      </w:ins>
    </w:p>
    <w:p w14:paraId="4710DB4D" w14:textId="20199A61" w:rsidR="00AA2EDF" w:rsidRPr="00D72004" w:rsidDel="002F5928" w:rsidRDefault="00AA2EDF">
      <w:pPr>
        <w:pStyle w:val="ListParagraph"/>
        <w:numPr>
          <w:ilvl w:val="0"/>
          <w:numId w:val="6"/>
        </w:numPr>
        <w:spacing w:after="160" w:line="259" w:lineRule="auto"/>
        <w:rPr>
          <w:ins w:id="889" w:author="AaronRaymond Buthelo" w:date="2018-04-29T00:14:00Z"/>
          <w:del w:id="890" w:author="Solimine, Jaclyn V" w:date="2018-04-29T14:34:00Z"/>
          <w:b/>
        </w:rPr>
        <w:pPrChange w:id="891" w:author="Solimine, Jaclyn V" w:date="2018-04-29T14:34:00Z">
          <w:pPr>
            <w:pStyle w:val="ListParagraph"/>
            <w:numPr>
              <w:numId w:val="4"/>
            </w:numPr>
            <w:spacing w:after="160" w:line="259" w:lineRule="auto"/>
            <w:ind w:hanging="360"/>
          </w:pPr>
        </w:pPrChange>
      </w:pPr>
      <w:ins w:id="892" w:author="AaronRaymond Buthelo" w:date="2018-04-29T00:14:00Z">
        <w:del w:id="893" w:author="Solimine, Jaclyn V" w:date="2018-04-29T14:34:00Z">
          <w:r w:rsidDel="002F5928">
            <w:rPr>
              <w:b/>
            </w:rPr>
            <w:delText xml:space="preserve">Linear splines kernel in one-dimension: </w:delText>
          </w:r>
          <w:r w:rsidDel="002F5928">
            <w:delText>I</w:delText>
          </w:r>
          <w:r w:rsidRPr="00D72004" w:rsidDel="002F5928">
            <w:delText>t is useful when dealing with large sparse data vectors. It is often used in text categorization. The splines kernel also performs well in regression problems. Equation is:</w:delText>
          </w:r>
        </w:del>
      </w:ins>
    </w:p>
    <w:p w14:paraId="6CB9FF2C" w14:textId="59AC6000" w:rsidR="00AA2EDF" w:rsidRPr="00D72004" w:rsidDel="002F5928" w:rsidRDefault="00AA2EDF">
      <w:pPr>
        <w:pStyle w:val="ListParagraph"/>
        <w:rPr>
          <w:ins w:id="894" w:author="AaronRaymond Buthelo" w:date="2018-04-29T00:14:00Z"/>
          <w:del w:id="895" w:author="Solimine, Jaclyn V" w:date="2018-04-29T14:34:00Z"/>
          <w:b/>
        </w:rPr>
      </w:pPr>
      <w:ins w:id="896" w:author="AaronRaymond Buthelo" w:date="2018-04-29T00:14:00Z">
        <w:del w:id="897" w:author="Solimine, Jaclyn V" w:date="2018-04-29T14:34:00Z">
          <w:r w:rsidDel="002F5928">
            <w:rPr>
              <w:noProof/>
            </w:rPr>
            <w:drawing>
              <wp:inline distT="0" distB="0" distL="0" distR="0" wp14:anchorId="22CB9B37" wp14:editId="51C04F3B">
                <wp:extent cx="4915535" cy="349885"/>
                <wp:effectExtent l="0" t="0" r="0" b="0"/>
                <wp:docPr id="59" name="Picture 59" descr="Linear splines kernel equation in one-dim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near splines kernel equation in one-dimens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5535" cy="349885"/>
                        </a:xfrm>
                        <a:prstGeom prst="rect">
                          <a:avLst/>
                        </a:prstGeom>
                        <a:noFill/>
                        <a:ln>
                          <a:noFill/>
                        </a:ln>
                      </pic:spPr>
                    </pic:pic>
                  </a:graphicData>
                </a:graphic>
              </wp:inline>
            </w:drawing>
          </w:r>
        </w:del>
      </w:ins>
    </w:p>
    <w:p w14:paraId="5A00A06B" w14:textId="77E6AA17" w:rsidR="000348A6" w:rsidDel="002F5928" w:rsidRDefault="000348A6">
      <w:pPr>
        <w:pStyle w:val="ListParagraph"/>
        <w:rPr>
          <w:del w:id="898" w:author="Solimine, Jaclyn V" w:date="2018-04-29T14:34:00Z"/>
        </w:rPr>
        <w:pPrChange w:id="899" w:author="Solimine, Jaclyn V" w:date="2018-04-29T14:34:00Z">
          <w:pPr>
            <w:jc w:val="both"/>
          </w:pPr>
        </w:pPrChange>
      </w:pPr>
      <w:del w:id="900" w:author="Solimine, Jaclyn V" w:date="2018-04-29T14:34:00Z">
        <w:r w:rsidDel="002F5928">
          <w:delText>Support vector machines</w:delText>
        </w:r>
        <w:r w:rsidR="002B072F" w:rsidDel="002F5928">
          <w:delText xml:space="preserve"> (SVMs) operate by maximizing the margins on either side of a hyperplane that separates two different data classes. The orientation of the hyperplane is adjusted until the margin, which is the distance between the hyperplane and the training instances on either side of the plane, is a large as possible. Typically, the training instances must be represented on a higher dimensional feature space to ensure that the different classes are linearly separable. </w:delText>
        </w:r>
        <w:r w:rsidR="00567083" w:rsidDel="002F5928">
          <w:delText xml:space="preserve">The training instances are mapped to this feature space for classification using one of a variety of available kernel functions. </w:delText>
        </w:r>
      </w:del>
    </w:p>
    <w:p w14:paraId="28F0AC02" w14:textId="6718342E" w:rsidR="00567083" w:rsidDel="002F5928" w:rsidRDefault="00567083">
      <w:pPr>
        <w:pStyle w:val="ListParagraph"/>
        <w:rPr>
          <w:del w:id="901" w:author="Solimine, Jaclyn V" w:date="2018-04-29T14:34:00Z"/>
        </w:rPr>
        <w:pPrChange w:id="902" w:author="Solimine, Jaclyn V" w:date="2018-04-29T14:34:00Z">
          <w:pPr>
            <w:jc w:val="both"/>
          </w:pPr>
        </w:pPrChange>
      </w:pPr>
    </w:p>
    <w:p w14:paraId="598FB067" w14:textId="00FA1272" w:rsidR="00567083" w:rsidDel="002F5928" w:rsidRDefault="00567083">
      <w:pPr>
        <w:pStyle w:val="ListParagraph"/>
        <w:rPr>
          <w:del w:id="903" w:author="Solimine, Jaclyn V" w:date="2018-04-29T14:34:00Z"/>
        </w:rPr>
        <w:pPrChange w:id="904" w:author="Solimine, Jaclyn V" w:date="2018-04-29T14:34:00Z">
          <w:pPr>
            <w:jc w:val="both"/>
          </w:pPr>
        </w:pPrChange>
      </w:pPr>
      <w:del w:id="905" w:author="Solimine, Jaclyn V" w:date="2018-04-29T14:34:00Z">
        <w:r w:rsidDel="002F5928">
          <w:delText xml:space="preserve">While SVMs are typically used to perform binary classification, multiclass classification can be achieved by breaking the classification task into a set of multiple binary classification problems. </w:delText>
        </w:r>
      </w:del>
    </w:p>
    <w:p w14:paraId="31D6D9ED" w14:textId="14A23D2A" w:rsidR="00D9720D" w:rsidDel="002F5928" w:rsidRDefault="00D9720D">
      <w:pPr>
        <w:pStyle w:val="ListParagraph"/>
        <w:rPr>
          <w:del w:id="906" w:author="Solimine, Jaclyn V" w:date="2018-04-29T14:34:00Z"/>
        </w:rPr>
        <w:pPrChange w:id="907" w:author="Solimine, Jaclyn V" w:date="2018-04-29T14:34:00Z">
          <w:pPr>
            <w:jc w:val="both"/>
          </w:pPr>
        </w:pPrChange>
      </w:pPr>
    </w:p>
    <w:p w14:paraId="7E1872D1" w14:textId="40D20D19" w:rsidR="00C07197" w:rsidRPr="00961432" w:rsidDel="002F5928" w:rsidRDefault="00961432">
      <w:pPr>
        <w:pStyle w:val="ListParagraph"/>
        <w:rPr>
          <w:del w:id="908" w:author="Solimine, Jaclyn V" w:date="2018-04-29T14:34:00Z"/>
          <w:highlight w:val="yellow"/>
        </w:rPr>
        <w:pPrChange w:id="909" w:author="Solimine, Jaclyn V" w:date="2018-04-29T14:34:00Z">
          <w:pPr>
            <w:jc w:val="both"/>
          </w:pPr>
        </w:pPrChange>
      </w:pPr>
      <w:del w:id="910" w:author="Solimine, Jaclyn V" w:date="2018-04-29T14:34:00Z">
        <w:r w:rsidRPr="00961432" w:rsidDel="002F5928">
          <w:rPr>
            <w:highlight w:val="yellow"/>
          </w:rPr>
          <w:delText>NEED EQUATIONS/ Figures</w:delText>
        </w:r>
      </w:del>
    </w:p>
    <w:p w14:paraId="299D9253" w14:textId="554D5B66" w:rsidR="00961432" w:rsidDel="00AF02FD" w:rsidRDefault="00961432">
      <w:pPr>
        <w:pStyle w:val="ListParagraph"/>
        <w:rPr>
          <w:del w:id="911" w:author="Solimine, Jaclyn V" w:date="2018-04-29T15:53:00Z"/>
        </w:rPr>
        <w:pPrChange w:id="912" w:author="Solimine, Jaclyn V" w:date="2018-04-29T14:34:00Z">
          <w:pPr>
            <w:jc w:val="both"/>
          </w:pPr>
        </w:pPrChange>
      </w:pPr>
      <w:del w:id="913" w:author="Solimine, Jaclyn V" w:date="2018-04-29T14:34:00Z">
        <w:r w:rsidRPr="00961432" w:rsidDel="002F5928">
          <w:rPr>
            <w:highlight w:val="yellow"/>
          </w:rPr>
          <w:delText>Describe Kernel functions</w:delText>
        </w:r>
      </w:del>
    </w:p>
    <w:p w14:paraId="16CFF1D7" w14:textId="77777777" w:rsidR="00961432" w:rsidRPr="000348A6" w:rsidDel="00AF02FD" w:rsidRDefault="00961432">
      <w:pPr>
        <w:pStyle w:val="ListParagraph"/>
        <w:rPr>
          <w:del w:id="914" w:author="Solimine, Jaclyn V" w:date="2018-04-29T15:53:00Z"/>
        </w:rPr>
        <w:pPrChange w:id="915" w:author="Solimine, Jaclyn V" w:date="2018-04-29T15:53:00Z">
          <w:pPr>
            <w:jc w:val="both"/>
          </w:pPr>
        </w:pPrChange>
      </w:pPr>
    </w:p>
    <w:p w14:paraId="62F70FF3" w14:textId="77777777" w:rsidR="00AF02FD" w:rsidRPr="00AF02FD" w:rsidRDefault="00AF02FD">
      <w:pPr>
        <w:jc w:val="both"/>
        <w:rPr>
          <w:ins w:id="916" w:author="Solimine, Jaclyn V" w:date="2018-04-29T15:52:00Z"/>
          <w:b/>
          <w:bCs/>
          <w:rPrChange w:id="917" w:author="Solimine, Jaclyn V" w:date="2018-04-29T15:52:00Z">
            <w:rPr>
              <w:ins w:id="918" w:author="Solimine, Jaclyn V" w:date="2018-04-29T15:52:00Z"/>
            </w:rPr>
          </w:rPrChange>
        </w:rPr>
        <w:pPrChange w:id="919" w:author="Solimine, Jaclyn V" w:date="2018-04-29T15:52:00Z">
          <w:pPr>
            <w:pStyle w:val="ListParagraph"/>
            <w:numPr>
              <w:ilvl w:val="2"/>
              <w:numId w:val="1"/>
            </w:numPr>
            <w:ind w:hanging="720"/>
            <w:jc w:val="both"/>
          </w:pPr>
        </w:pPrChange>
      </w:pPr>
    </w:p>
    <w:p w14:paraId="0F49E047" w14:textId="23BEC77C" w:rsidR="00DC6A30" w:rsidRPr="00A0343D" w:rsidRDefault="00DC6A30">
      <w:pPr>
        <w:pStyle w:val="ListParagraph"/>
        <w:numPr>
          <w:ilvl w:val="2"/>
          <w:numId w:val="5"/>
        </w:numPr>
        <w:jc w:val="both"/>
        <w:rPr>
          <w:b/>
          <w:bCs/>
          <w:rPrChange w:id="920" w:author="Solimine, Jaclyn V" w:date="2018-04-29T14:29:00Z">
            <w:rPr/>
          </w:rPrChange>
        </w:rPr>
        <w:pPrChange w:id="921" w:author="Solimine, Jaclyn V" w:date="2018-04-29T14:29:00Z">
          <w:pPr>
            <w:pStyle w:val="ListParagraph"/>
            <w:numPr>
              <w:ilvl w:val="2"/>
              <w:numId w:val="1"/>
            </w:numPr>
            <w:ind w:hanging="720"/>
            <w:jc w:val="both"/>
          </w:pPr>
        </w:pPrChange>
      </w:pPr>
      <w:r w:rsidRPr="00A0343D">
        <w:rPr>
          <w:b/>
          <w:bCs/>
          <w:rPrChange w:id="922" w:author="Solimine, Jaclyn V" w:date="2018-04-29T14:29:00Z">
            <w:rPr/>
          </w:rPrChange>
        </w:rPr>
        <w:lastRenderedPageBreak/>
        <w:t>SVM Application</w:t>
      </w:r>
    </w:p>
    <w:p w14:paraId="574D5CB7" w14:textId="2FE9BFC7" w:rsidR="008B70B9" w:rsidRDefault="00961432" w:rsidP="008B70B9">
      <w:pPr>
        <w:jc w:val="both"/>
      </w:pPr>
      <w:r>
        <w:t xml:space="preserve"> </w:t>
      </w:r>
    </w:p>
    <w:p w14:paraId="7EA26650" w14:textId="48A63F74" w:rsidR="008B34F3" w:rsidRDefault="008B70B9">
      <w:pPr>
        <w:jc w:val="both"/>
        <w:rPr>
          <w:ins w:id="923" w:author="Solimine, Jaclyn V [2]" w:date="2018-04-26T12:37:00Z"/>
          <w:rStyle w:val="apple-converted-space"/>
          <w:rFonts w:eastAsia="Times New Roman"/>
          <w:color w:val="000000" w:themeColor="text1"/>
          <w:shd w:val="clear" w:color="auto" w:fill="FFFFFF"/>
        </w:rPr>
        <w:pPrChange w:id="924" w:author="Solimine, Jaclyn V" w:date="2018-04-29T14:36:00Z">
          <w:pPr/>
        </w:pPrChange>
      </w:pPr>
      <w:r>
        <w:t>In this study, support vector machines were used to classify students based on their academic performance for each of the five cases presented in Section 3.1</w:t>
      </w:r>
      <w:ins w:id="925" w:author="Solimine, Jaclyn V" w:date="2018-04-19T19:44:00Z">
        <w:r w:rsidR="002B5752">
          <w:t>, as well as th</w:t>
        </w:r>
      </w:ins>
      <w:ins w:id="926" w:author="Solimine, Jaclyn V" w:date="2018-04-19T19:45:00Z">
        <w:r w:rsidR="002B5752">
          <w:t>e same five cases after undergoing dimensionality reduction through PCA</w:t>
        </w:r>
      </w:ins>
      <w:r w:rsidRPr="02676EF7">
        <w:t xml:space="preserve">. </w:t>
      </w:r>
      <w:r w:rsidR="008B34F3">
        <w:t xml:space="preserve"> For the binary cases, a one-vs-one coding design was used to determine the optimal hyperplane orientation to separate the classes. The performance of linear, polynomial</w:t>
      </w:r>
      <w:ins w:id="927" w:author="Solimine, Jaclyn V" w:date="2018-04-19T19:49:00Z">
        <w:r w:rsidR="00A238AE" w:rsidRPr="02676EF7">
          <w:t xml:space="preserve"> (</w:t>
        </w:r>
        <w:r w:rsidR="002B5752">
          <w:t>3</w:t>
        </w:r>
      </w:ins>
      <w:ins w:id="928" w:author="Solimine, Jaclyn V" w:date="2018-04-22T13:47:00Z">
        <w:r w:rsidR="00A238AE" w:rsidRPr="00A238AE">
          <w:rPr>
            <w:vertAlign w:val="superscript"/>
            <w:rPrChange w:id="929" w:author="Solimine, Jaclyn V" w:date="2018-04-22T13:47:00Z">
              <w:rPr/>
            </w:rPrChange>
          </w:rPr>
          <w:t>rd</w:t>
        </w:r>
        <w:r w:rsidR="00A238AE">
          <w:t xml:space="preserve"> order</w:t>
        </w:r>
      </w:ins>
      <w:ins w:id="930" w:author="Solimine, Jaclyn V" w:date="2018-04-19T19:49:00Z">
        <w:r w:rsidR="002B5752" w:rsidRPr="02676EF7">
          <w:t>)</w:t>
        </w:r>
      </w:ins>
      <w:r w:rsidR="008B34F3">
        <w:t xml:space="preserve">, and Gaussian kernels was evaluated. Although SVMs are typically only applicable to binary classification tasks, they were also used to classify the multiclass cases in this study.  For the </w:t>
      </w:r>
      <w:r w:rsidR="008B34F3" w:rsidRPr="00124ED1">
        <w:rPr>
          <w:i/>
          <w:iCs/>
        </w:rPr>
        <w:t>K</w:t>
      </w:r>
      <w:r w:rsidR="008B34F3">
        <w:t xml:space="preserve"> independent classes present in the multiclass cases, </w:t>
      </w:r>
      <w:proofErr w:type="gramStart"/>
      <w:r w:rsidR="008B34F3" w:rsidRPr="008B34F3">
        <w:rPr>
          <w:rStyle w:val="Emphasis"/>
          <w:rFonts w:eastAsia="Times New Roman"/>
          <w:color w:val="000000" w:themeColor="text1"/>
        </w:rPr>
        <w:t>K</w:t>
      </w:r>
      <w:r w:rsidR="008B34F3" w:rsidRPr="008B34F3">
        <w:rPr>
          <w:rFonts w:eastAsia="Times New Roman"/>
          <w:color w:val="000000" w:themeColor="text1"/>
          <w:shd w:val="clear" w:color="auto" w:fill="FFFFFF"/>
        </w:rPr>
        <w:t>(</w:t>
      </w:r>
      <w:proofErr w:type="gramEnd"/>
      <w:r w:rsidR="008B34F3" w:rsidRPr="008B34F3">
        <w:rPr>
          <w:rStyle w:val="Emphasis"/>
          <w:rFonts w:eastAsia="Times New Roman"/>
          <w:color w:val="000000" w:themeColor="text1"/>
        </w:rPr>
        <w:t>K</w:t>
      </w:r>
      <w:r w:rsidR="008B34F3" w:rsidRPr="008B34F3">
        <w:rPr>
          <w:rStyle w:val="apple-converted-space"/>
          <w:rFonts w:eastAsia="Times New Roman"/>
          <w:color w:val="000000" w:themeColor="text1"/>
          <w:shd w:val="clear" w:color="auto" w:fill="FFFFFF"/>
        </w:rPr>
        <w:t> </w:t>
      </w:r>
      <w:r w:rsidR="008B34F3" w:rsidRPr="008B34F3">
        <w:rPr>
          <w:rFonts w:eastAsia="Times New Roman"/>
          <w:color w:val="000000" w:themeColor="text1"/>
          <w:shd w:val="clear" w:color="auto" w:fill="FFFFFF"/>
        </w:rPr>
        <w:t>– 1)/2</w:t>
      </w:r>
      <w:r w:rsidR="008B34F3" w:rsidRPr="008B34F3">
        <w:rPr>
          <w:rStyle w:val="apple-converted-space"/>
          <w:rFonts w:eastAsia="Times New Roman"/>
          <w:color w:val="000000" w:themeColor="text1"/>
          <w:shd w:val="clear" w:color="auto" w:fill="FFFFFF"/>
        </w:rPr>
        <w:t xml:space="preserve"> binary SVM </w:t>
      </w:r>
      <w:r w:rsidR="008B34F3">
        <w:rPr>
          <w:rStyle w:val="apple-converted-space"/>
          <w:rFonts w:eastAsia="Times New Roman"/>
          <w:color w:val="000000" w:themeColor="text1"/>
          <w:shd w:val="clear" w:color="auto" w:fill="FFFFFF"/>
        </w:rPr>
        <w:t>models were trained using the one-vs-</w:t>
      </w:r>
      <w:ins w:id="931" w:author="Solimine, Jaclyn V [2]" w:date="2018-04-26T12:38:00Z">
        <w:r w:rsidR="00A40DC9">
          <w:rPr>
            <w:rStyle w:val="apple-converted-space"/>
            <w:rFonts w:eastAsia="Times New Roman"/>
            <w:color w:val="000000" w:themeColor="text1"/>
            <w:shd w:val="clear" w:color="auto" w:fill="FFFFFF"/>
          </w:rPr>
          <w:t>all</w:t>
        </w:r>
      </w:ins>
      <w:del w:id="932" w:author="Solimine, Jaclyn V [2]" w:date="2018-04-26T12:38:00Z">
        <w:r w:rsidR="008B34F3" w:rsidDel="00A40DC9">
          <w:rPr>
            <w:rStyle w:val="apple-converted-space"/>
            <w:rFonts w:eastAsia="Times New Roman"/>
            <w:color w:val="000000" w:themeColor="text1"/>
            <w:shd w:val="clear" w:color="auto" w:fill="FFFFFF"/>
          </w:rPr>
          <w:delText>one</w:delText>
        </w:r>
      </w:del>
      <w:r w:rsidR="008B34F3">
        <w:rPr>
          <w:rStyle w:val="apple-converted-space"/>
          <w:rFonts w:eastAsia="Times New Roman"/>
          <w:color w:val="000000" w:themeColor="text1"/>
          <w:shd w:val="clear" w:color="auto" w:fill="FFFFFF"/>
        </w:rPr>
        <w:t xml:space="preserve"> coding design, effectively transforming the multiclass classification task into a set of binary classification tasks. </w:t>
      </w:r>
      <w:r w:rsidR="00CF42EA">
        <w:rPr>
          <w:rStyle w:val="apple-converted-space"/>
          <w:rFonts w:eastAsia="Times New Roman"/>
          <w:color w:val="000000" w:themeColor="text1"/>
          <w:shd w:val="clear" w:color="auto" w:fill="FFFFFF"/>
        </w:rPr>
        <w:t xml:space="preserve">Receiver operating characteristic curves were used to determine how well the trained SVM models were able to classify the test data. </w:t>
      </w:r>
      <w:r w:rsidR="00E513A8">
        <w:rPr>
          <w:rStyle w:val="apple-converted-space"/>
          <w:rFonts w:eastAsia="Times New Roman"/>
          <w:color w:val="000000" w:themeColor="text1"/>
          <w:shd w:val="clear" w:color="auto" w:fill="FFFFFF"/>
        </w:rPr>
        <w:t xml:space="preserve">The </w:t>
      </w:r>
      <w:proofErr w:type="spellStart"/>
      <w:r w:rsidR="00E513A8">
        <w:rPr>
          <w:rStyle w:val="apple-converted-space"/>
          <w:rFonts w:eastAsia="Times New Roman"/>
          <w:color w:val="000000" w:themeColor="text1"/>
          <w:shd w:val="clear" w:color="auto" w:fill="FFFFFF"/>
        </w:rPr>
        <w:t>Matlab</w:t>
      </w:r>
      <w:proofErr w:type="spellEnd"/>
      <w:r w:rsidR="00E513A8">
        <w:rPr>
          <w:rStyle w:val="apple-converted-space"/>
          <w:rFonts w:eastAsia="Times New Roman"/>
          <w:color w:val="000000" w:themeColor="text1"/>
          <w:shd w:val="clear" w:color="auto" w:fill="FFFFFF"/>
        </w:rPr>
        <w:t xml:space="preserve"> “</w:t>
      </w:r>
      <w:proofErr w:type="spellStart"/>
      <w:r w:rsidR="00E513A8">
        <w:rPr>
          <w:rStyle w:val="apple-converted-space"/>
          <w:rFonts w:eastAsia="Times New Roman"/>
          <w:color w:val="000000" w:themeColor="text1"/>
          <w:shd w:val="clear" w:color="auto" w:fill="FFFFFF"/>
        </w:rPr>
        <w:t>fitecoc</w:t>
      </w:r>
      <w:proofErr w:type="spellEnd"/>
      <w:r w:rsidR="00E513A8">
        <w:rPr>
          <w:rStyle w:val="apple-converted-space"/>
          <w:rFonts w:eastAsia="Times New Roman"/>
          <w:color w:val="000000" w:themeColor="text1"/>
          <w:shd w:val="clear" w:color="auto" w:fill="FFFFFF"/>
        </w:rPr>
        <w:t xml:space="preserve">” and “predict” commands were used in the training and testing phases, respectively. </w:t>
      </w:r>
    </w:p>
    <w:p w14:paraId="6FD32FC9" w14:textId="0057DBA5" w:rsidR="00A40DC9" w:rsidRDefault="00A40DC9" w:rsidP="008B34F3">
      <w:pPr>
        <w:rPr>
          <w:ins w:id="933" w:author="Solimine, Jaclyn V [2]" w:date="2018-04-26T12:37:00Z"/>
          <w:rFonts w:eastAsia="Times New Roman"/>
        </w:rPr>
      </w:pPr>
    </w:p>
    <w:p w14:paraId="655FD46C" w14:textId="1EE1D9D7" w:rsidR="00A40DC9" w:rsidDel="003079B2" w:rsidRDefault="00A40DC9">
      <w:pPr>
        <w:jc w:val="both"/>
        <w:rPr>
          <w:del w:id="934" w:author="Solimine, Jaclyn V [2]" w:date="2018-04-26T12:46:00Z"/>
          <w:rFonts w:eastAsia="Times New Roman"/>
        </w:rPr>
        <w:pPrChange w:id="935" w:author="Solimine, Jaclyn V [2]" w:date="2018-04-26T12:50:00Z">
          <w:pPr/>
        </w:pPrChange>
      </w:pPr>
      <w:ins w:id="936" w:author="Solimine, Jaclyn V [2]" w:date="2018-04-26T12:46:00Z">
        <w:r>
          <w:rPr>
            <w:rFonts w:eastAsia="Times New Roman"/>
          </w:rPr>
          <w:t xml:space="preserve">Observing the multiclass class label distribution in Figure 1, it is clear </w:t>
        </w:r>
        <w:r w:rsidR="002432CE">
          <w:rPr>
            <w:rFonts w:eastAsia="Times New Roman"/>
          </w:rPr>
          <w:t xml:space="preserve">that </w:t>
        </w:r>
      </w:ins>
      <w:ins w:id="937" w:author="Solimine, Jaclyn V [2]" w:date="2018-04-26T12:47:00Z">
        <w:r w:rsidR="002432CE">
          <w:rPr>
            <w:rFonts w:eastAsia="Times New Roman"/>
          </w:rPr>
          <w:t xml:space="preserve">available sample data is concentrated into Class 3, with very few sample instances available in the other class labels (Class 1 in particular). In order to compensate for this unbalanced dataset, the cost matrix </w:t>
        </w:r>
      </w:ins>
      <w:ins w:id="938" w:author="Solimine, Jaclyn V [2]" w:date="2018-04-26T12:48:00Z">
        <w:r w:rsidR="002432CE">
          <w:rPr>
            <w:rFonts w:eastAsia="Times New Roman"/>
          </w:rPr>
          <w:t xml:space="preserve">associated with the SVM training procedure was adjusted to prevent the model </w:t>
        </w:r>
      </w:ins>
      <w:ins w:id="939" w:author="Solimine, Jaclyn V [2]" w:date="2018-04-26T12:49:00Z">
        <w:r w:rsidR="002432CE">
          <w:rPr>
            <w:rFonts w:eastAsia="Times New Roman"/>
          </w:rPr>
          <w:t xml:space="preserve">achieving the highest accuracy by </w:t>
        </w:r>
      </w:ins>
      <w:ins w:id="940" w:author="Solimine, Jaclyn V [2]" w:date="2018-04-26T12:48:00Z">
        <w:r w:rsidR="002432CE">
          <w:rPr>
            <w:rFonts w:eastAsia="Times New Roman"/>
          </w:rPr>
          <w:t>favoring the correct classification of C</w:t>
        </w:r>
      </w:ins>
      <w:ins w:id="941" w:author="Solimine, Jaclyn V [2]" w:date="2018-04-26T12:49:00Z">
        <w:r w:rsidR="002432CE">
          <w:rPr>
            <w:rFonts w:eastAsia="Times New Roman"/>
          </w:rPr>
          <w:t>lass</w:t>
        </w:r>
      </w:ins>
      <w:ins w:id="942" w:author="Solimine, Jaclyn V [2]" w:date="2018-04-26T12:48:00Z">
        <w:r w:rsidR="002432CE">
          <w:rPr>
            <w:rFonts w:eastAsia="Times New Roman"/>
          </w:rPr>
          <w:t xml:space="preserve"> 3 over the other </w:t>
        </w:r>
      </w:ins>
      <w:ins w:id="943" w:author="Solimine, Jaclyn V [2]" w:date="2018-04-26T12:49:00Z">
        <w:r w:rsidR="002432CE">
          <w:rPr>
            <w:rFonts w:eastAsia="Times New Roman"/>
          </w:rPr>
          <w:t>Classes</w:t>
        </w:r>
      </w:ins>
      <w:ins w:id="944" w:author="Solimine, Jaclyn V [2]" w:date="2018-04-26T12:50:00Z">
        <w:r w:rsidR="002432CE">
          <w:rPr>
            <w:rFonts w:eastAsia="Times New Roman"/>
          </w:rPr>
          <w:t xml:space="preserve">. </w:t>
        </w:r>
      </w:ins>
      <w:ins w:id="945" w:author="Solimine, Jaclyn V [2]" w:date="2018-04-26T12:56:00Z">
        <w:r w:rsidR="002432CE">
          <w:rPr>
            <w:rFonts w:eastAsia="Times New Roman"/>
          </w:rPr>
          <w:t xml:space="preserve">This was done by increasing the cost of a false-positive classification of Class 3, as demonstrated in Tables </w:t>
        </w:r>
      </w:ins>
      <w:ins w:id="946" w:author="Solimine, Jaclyn V" w:date="2018-04-29T14:36:00Z">
        <w:r w:rsidR="006F0F61" w:rsidRPr="006F0F61">
          <w:rPr>
            <w:rFonts w:eastAsia="Times New Roman"/>
            <w:rPrChange w:id="947" w:author="Solimine, Jaclyn V" w:date="2018-04-29T14:36:00Z">
              <w:rPr>
                <w:rFonts w:eastAsia="Times New Roman"/>
                <w:highlight w:val="yellow"/>
              </w:rPr>
            </w:rPrChange>
          </w:rPr>
          <w:t>3</w:t>
        </w:r>
      </w:ins>
      <w:ins w:id="948" w:author="Solimine, Jaclyn V [2]" w:date="2018-04-26T12:57:00Z">
        <w:del w:id="949" w:author="Solimine, Jaclyn V" w:date="2018-04-29T14:36:00Z">
          <w:r w:rsidR="002432CE" w:rsidRPr="006F0F61" w:rsidDel="006F0F61">
            <w:rPr>
              <w:rFonts w:eastAsia="Times New Roman"/>
            </w:rPr>
            <w:delText>X</w:delText>
          </w:r>
        </w:del>
        <w:r w:rsidR="002432CE" w:rsidRPr="006F0F61">
          <w:rPr>
            <w:rFonts w:eastAsia="Times New Roman"/>
          </w:rPr>
          <w:t xml:space="preserve">a and </w:t>
        </w:r>
      </w:ins>
      <w:ins w:id="950" w:author="Solimine, Jaclyn V" w:date="2018-04-29T14:36:00Z">
        <w:r w:rsidR="006F0F61" w:rsidRPr="006F0F61">
          <w:rPr>
            <w:rFonts w:eastAsia="Times New Roman"/>
            <w:rPrChange w:id="951" w:author="Solimine, Jaclyn V" w:date="2018-04-29T14:36:00Z">
              <w:rPr>
                <w:rFonts w:eastAsia="Times New Roman"/>
                <w:highlight w:val="yellow"/>
              </w:rPr>
            </w:rPrChange>
          </w:rPr>
          <w:t>3</w:t>
        </w:r>
      </w:ins>
      <w:ins w:id="952" w:author="Solimine, Jaclyn V [2]" w:date="2018-04-26T12:57:00Z">
        <w:del w:id="953" w:author="Solimine, Jaclyn V" w:date="2018-04-29T14:36:00Z">
          <w:r w:rsidR="002432CE" w:rsidRPr="006F0F61" w:rsidDel="006F0F61">
            <w:rPr>
              <w:rFonts w:eastAsia="Times New Roman"/>
            </w:rPr>
            <w:delText>X</w:delText>
          </w:r>
        </w:del>
        <w:r w:rsidR="002432CE" w:rsidRPr="006F0F61">
          <w:rPr>
            <w:rFonts w:eastAsia="Times New Roman"/>
          </w:rPr>
          <w:t>b</w:t>
        </w:r>
        <w:r w:rsidR="002432CE">
          <w:rPr>
            <w:rFonts w:eastAsia="Times New Roman"/>
          </w:rPr>
          <w:t xml:space="preserve">. By adjusting the cost matrix in this way, the model will be </w:t>
        </w:r>
        <w:r w:rsidR="003079B2">
          <w:rPr>
            <w:rFonts w:eastAsia="Times New Roman"/>
          </w:rPr>
          <w:t xml:space="preserve">more negatively affected if it </w:t>
        </w:r>
      </w:ins>
      <w:ins w:id="954" w:author="Solimine, Jaclyn V [2]" w:date="2018-04-26T12:58:00Z">
        <w:r w:rsidR="003079B2">
          <w:rPr>
            <w:rFonts w:eastAsia="Times New Roman"/>
          </w:rPr>
          <w:t xml:space="preserve">attempts to </w:t>
        </w:r>
      </w:ins>
      <w:ins w:id="955" w:author="Solimine, Jaclyn V [2]" w:date="2018-04-26T12:57:00Z">
        <w:r w:rsidR="003079B2">
          <w:rPr>
            <w:rFonts w:eastAsia="Times New Roman"/>
          </w:rPr>
          <w:t>classif</w:t>
        </w:r>
      </w:ins>
      <w:ins w:id="956" w:author="Solimine, Jaclyn V [2]" w:date="2018-04-26T12:58:00Z">
        <w:r w:rsidR="003079B2">
          <w:rPr>
            <w:rFonts w:eastAsia="Times New Roman"/>
          </w:rPr>
          <w:t xml:space="preserve">y every sample as Class 3. </w:t>
        </w:r>
      </w:ins>
    </w:p>
    <w:p w14:paraId="0E988619" w14:textId="0A5883AD" w:rsidR="003079B2" w:rsidRDefault="003079B2" w:rsidP="002432CE">
      <w:pPr>
        <w:jc w:val="both"/>
        <w:rPr>
          <w:ins w:id="957" w:author="Solimine, Jaclyn V [2]" w:date="2018-04-26T13:00:00Z"/>
          <w:rFonts w:eastAsia="Times New Roman"/>
        </w:rPr>
      </w:pPr>
    </w:p>
    <w:p w14:paraId="00C02CB0" w14:textId="4B607ECD" w:rsidR="003079B2" w:rsidRDefault="003079B2" w:rsidP="002432CE">
      <w:pPr>
        <w:jc w:val="both"/>
        <w:rPr>
          <w:ins w:id="958" w:author="Solimine, Jaclyn V [2]" w:date="2018-04-26T13:00:00Z"/>
          <w:rFonts w:eastAsia="Times New Roman"/>
        </w:rPr>
      </w:pPr>
    </w:p>
    <w:p w14:paraId="490F5FFC" w14:textId="5F91F3D6" w:rsidR="003079B2" w:rsidRDefault="003079B2" w:rsidP="002432CE">
      <w:pPr>
        <w:jc w:val="both"/>
        <w:rPr>
          <w:ins w:id="959" w:author="Solimine, Jaclyn V [2]" w:date="2018-04-26T13:00:00Z"/>
          <w:rFonts w:eastAsia="Times New Roman"/>
        </w:rPr>
      </w:pPr>
      <w:ins w:id="960" w:author="Solimine, Jaclyn V [2]" w:date="2018-04-26T13:04:00Z">
        <w:r>
          <w:rPr>
            <w:noProof/>
          </w:rPr>
          <mc:AlternateContent>
            <mc:Choice Requires="wps">
              <w:drawing>
                <wp:anchor distT="45720" distB="45720" distL="114300" distR="114300" simplePos="0" relativeHeight="251674630" behindDoc="0" locked="0" layoutInCell="1" allowOverlap="1" wp14:anchorId="7D444383" wp14:editId="34AABA91">
                  <wp:simplePos x="0" y="0"/>
                  <wp:positionH relativeFrom="column">
                    <wp:posOffset>3176004</wp:posOffset>
                  </wp:positionH>
                  <wp:positionV relativeFrom="paragraph">
                    <wp:posOffset>139484</wp:posOffset>
                  </wp:positionV>
                  <wp:extent cx="2360930" cy="246380"/>
                  <wp:effectExtent l="0" t="0" r="3810" b="1270"/>
                  <wp:wrapSquare wrapText="bothSides"/>
                  <wp:docPr id="1413755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6380"/>
                          </a:xfrm>
                          <a:prstGeom prst="rect">
                            <a:avLst/>
                          </a:prstGeom>
                          <a:solidFill>
                            <a:srgbClr val="FFFFFF"/>
                          </a:solidFill>
                          <a:ln w="9525">
                            <a:noFill/>
                            <a:miter lim="800000"/>
                            <a:headEnd/>
                            <a:tailEnd/>
                          </a:ln>
                        </wps:spPr>
                        <wps:txbx>
                          <w:txbxContent>
                            <w:p w14:paraId="3095FB3E" w14:textId="0BD003EC" w:rsidR="00124ED1" w:rsidRPr="003079B2" w:rsidRDefault="00124ED1">
                              <w:pPr>
                                <w:pStyle w:val="Caption"/>
                                <w:keepNext/>
                                <w:jc w:val="center"/>
                                <w:rPr>
                                  <w:ins w:id="961" w:author="Solimine, Jaclyn V [2]" w:date="2018-04-26T13:03:00Z"/>
                                  <w:i w:val="0"/>
                                  <w:sz w:val="24"/>
                                  <w:rPrChange w:id="962" w:author="Solimine, Jaclyn V [2]" w:date="2018-04-26T13:03:00Z">
                                    <w:rPr>
                                      <w:ins w:id="963" w:author="Solimine, Jaclyn V [2]" w:date="2018-04-26T13:03:00Z"/>
                                    </w:rPr>
                                  </w:rPrChange>
                                </w:rPr>
                                <w:pPrChange w:id="964" w:author="Solimine, Jaclyn V [2]" w:date="2018-04-26T13:03:00Z">
                                  <w:pPr>
                                    <w:pStyle w:val="Caption"/>
                                    <w:keepNext/>
                                  </w:pPr>
                                </w:pPrChange>
                              </w:pPr>
                              <w:ins w:id="965" w:author="Solimine, Jaclyn V [2]" w:date="2018-04-26T13:03:00Z">
                                <w:r w:rsidRPr="006F0F61">
                                  <w:rPr>
                                    <w:i w:val="0"/>
                                    <w:sz w:val="24"/>
                                    <w:rPrChange w:id="966" w:author="Solimine, Jaclyn V" w:date="2018-04-29T14:36:00Z">
                                      <w:rPr/>
                                    </w:rPrChange>
                                  </w:rPr>
                                  <w:t xml:space="preserve">Table </w:t>
                                </w:r>
                              </w:ins>
                              <w:ins w:id="967" w:author="Solimine, Jaclyn V" w:date="2018-04-29T14:36:00Z">
                                <w:r w:rsidR="006F0F61">
                                  <w:rPr>
                                    <w:i w:val="0"/>
                                    <w:sz w:val="24"/>
                                  </w:rPr>
                                  <w:t>3</w:t>
                                </w:r>
                              </w:ins>
                              <w:ins w:id="968" w:author="Solimine, Jaclyn V [2]" w:date="2018-04-26T13:04:00Z">
                                <w:del w:id="969" w:author="Solimine, Jaclyn V" w:date="2018-04-29T14:36:00Z">
                                  <w:r w:rsidRPr="006F0F61" w:rsidDel="006F0F61">
                                    <w:rPr>
                                      <w:i w:val="0"/>
                                      <w:sz w:val="24"/>
                                    </w:rPr>
                                    <w:delText>X</w:delText>
                                  </w:r>
                                </w:del>
                                <w:r w:rsidRPr="006F0F61">
                                  <w:rPr>
                                    <w:i w:val="0"/>
                                    <w:sz w:val="24"/>
                                    <w:rPrChange w:id="970" w:author="Solimine, Jaclyn V" w:date="2018-04-29T14:36:00Z">
                                      <w:rPr>
                                        <w:i w:val="0"/>
                                        <w:sz w:val="24"/>
                                        <w:highlight w:val="yellow"/>
                                      </w:rPr>
                                    </w:rPrChange>
                                  </w:rPr>
                                  <w:t>b</w:t>
                                </w:r>
                              </w:ins>
                              <w:ins w:id="971" w:author="Solimine, Jaclyn V [2]" w:date="2018-04-26T13:03:00Z">
                                <w:r w:rsidRPr="006F0F61">
                                  <w:rPr>
                                    <w:i w:val="0"/>
                                    <w:sz w:val="24"/>
                                    <w:rPrChange w:id="972" w:author="Solimine, Jaclyn V" w:date="2018-04-29T14:36:00Z">
                                      <w:rPr>
                                        <w:i w:val="0"/>
                                        <w:sz w:val="24"/>
                                        <w:highlight w:val="yellow"/>
                                      </w:rPr>
                                    </w:rPrChange>
                                  </w:rPr>
                                  <w:t>: Modified cost matrix</w:t>
                                </w:r>
                              </w:ins>
                            </w:p>
                            <w:p w14:paraId="04D44CC6" w14:textId="77777777" w:rsidR="00124ED1" w:rsidRDefault="00124ED1" w:rsidP="003079B2"/>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mv="urn:schemas-microsoft-com:mac:vml" xmlns:mo="http://schemas.microsoft.com/office/mac/office/2008/main">
              <w:pict>
                <v:shape w14:anchorId="7D444383" id="Text Box 2" o:spid="_x0000_s1027" type="#_x0000_t202" style="position:absolute;left:0;text-align:left;margin-left:250.1pt;margin-top:11pt;width:185.9pt;height:19.4pt;z-index:25167463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" stroked="f">
                  <v:textbox>
                    <w:txbxContent>
                      <w:p w14:paraId="3095FB3E" w14:textId="0BD003EC" w:rsidR="00124ED1" w:rsidRPr="003079B2" w:rsidRDefault="00124ED1">
                        <w:pPr>
                          <w:pStyle w:val="Caption"/>
                          <w:keepNext/>
                          <w:jc w:val="center"/>
                          <w:rPr>
                            <w:ins w:id="997" w:author="Solimine, Jaclyn V [2]" w:date="2018-04-26T13:03:00Z"/>
                            <w:i w:val="0"/>
                            <w:sz w:val="24"/>
                            <w:rPrChange w:id="998" w:author="Solimine, Jaclyn V [2]" w:date="2018-04-26T13:03:00Z">
                              <w:rPr>
                                <w:ins w:id="999" w:author="Solimine, Jaclyn V [2]" w:date="2018-04-26T13:03:00Z"/>
                              </w:rPr>
                            </w:rPrChange>
                          </w:rPr>
                          <w:pPrChange w:id="1000" w:author="Solimine, Jaclyn V [2]" w:date="2018-04-26T13:03:00Z">
                            <w:pPr>
                              <w:pStyle w:val="Caption"/>
                              <w:keepNext/>
                            </w:pPr>
                          </w:pPrChange>
                        </w:pPr>
                        <w:ins w:id="1001" w:author="Solimine, Jaclyn V [2]" w:date="2018-04-26T13:03:00Z">
                          <w:r w:rsidRPr="006F0F61">
                            <w:rPr>
                              <w:i w:val="0"/>
                              <w:sz w:val="24"/>
                              <w:rPrChange w:id="1002" w:author="Solimine, Jaclyn V" w:date="2018-04-29T14:36:00Z">
                                <w:rPr/>
                              </w:rPrChange>
                            </w:rPr>
                            <w:t xml:space="preserve">Table </w:t>
                          </w:r>
                        </w:ins>
                        <w:ins w:id="1003" w:author="Solimine, Jaclyn V" w:date="2018-04-29T14:36:00Z">
                          <w:r w:rsidR="006F0F61">
                            <w:rPr>
                              <w:i w:val="0"/>
                              <w:sz w:val="24"/>
                            </w:rPr>
                            <w:t>3</w:t>
                          </w:r>
                        </w:ins>
                        <w:ins w:id="1004" w:author="Solimine, Jaclyn V [2]" w:date="2018-04-26T13:04:00Z">
                          <w:del w:id="1005" w:author="Solimine, Jaclyn V" w:date="2018-04-29T14:36:00Z">
                            <w:r w:rsidRPr="006F0F61" w:rsidDel="006F0F61">
                              <w:rPr>
                                <w:i w:val="0"/>
                                <w:sz w:val="24"/>
                                <w:rPrChange w:id="1006" w:author="Solimine, Jaclyn V" w:date="2018-04-29T14:36:00Z">
                                  <w:rPr>
                                    <w:i w:val="0"/>
                                    <w:sz w:val="24"/>
                                  </w:rPr>
                                </w:rPrChange>
                              </w:rPr>
                              <w:delText>X</w:delText>
                            </w:r>
                          </w:del>
                          <w:r w:rsidRPr="006F0F61">
                            <w:rPr>
                              <w:i w:val="0"/>
                              <w:sz w:val="24"/>
                              <w:rPrChange w:id="1007" w:author="Solimine, Jaclyn V" w:date="2018-04-29T14:36:00Z">
                                <w:rPr>
                                  <w:i w:val="0"/>
                                  <w:sz w:val="24"/>
                                  <w:highlight w:val="yellow"/>
                                </w:rPr>
                              </w:rPrChange>
                            </w:rPr>
                            <w:t>b</w:t>
                          </w:r>
                        </w:ins>
                        <w:ins w:id="1008" w:author="Solimine, Jaclyn V [2]" w:date="2018-04-26T13:03:00Z">
                          <w:r w:rsidRPr="006F0F61">
                            <w:rPr>
                              <w:i w:val="0"/>
                              <w:sz w:val="24"/>
                              <w:rPrChange w:id="1009" w:author="Solimine, Jaclyn V" w:date="2018-04-29T14:36:00Z">
                                <w:rPr>
                                  <w:i w:val="0"/>
                                  <w:sz w:val="24"/>
                                  <w:highlight w:val="yellow"/>
                                </w:rPr>
                              </w:rPrChange>
                            </w:rPr>
                            <w:t>: Modified cost matrix</w:t>
                          </w:r>
                        </w:ins>
                      </w:p>
                      <w:p w14:paraId="04D44CC6" w14:textId="77777777" w:rsidR="00124ED1" w:rsidRDefault="00124ED1" w:rsidP="003079B2"/>
                    </w:txbxContent>
                  </v:textbox>
                  <w10:wrap type="square"/>
                </v:shape>
              </w:pict>
            </mc:Fallback>
          </mc:AlternateContent>
        </w:r>
      </w:ins>
      <w:ins w:id="973" w:author="Solimine, Jaclyn V [2]" w:date="2018-04-26T13:03:00Z">
        <w:r>
          <w:rPr>
            <w:noProof/>
          </w:rPr>
          <mc:AlternateContent>
            <mc:Choice Requires="wps">
              <w:drawing>
                <wp:anchor distT="45720" distB="45720" distL="114300" distR="114300" simplePos="0" relativeHeight="251672582" behindDoc="0" locked="0" layoutInCell="1" allowOverlap="1" wp14:anchorId="24F3F0BA" wp14:editId="14C40C11">
                  <wp:simplePos x="0" y="0"/>
                  <wp:positionH relativeFrom="column">
                    <wp:posOffset>498535</wp:posOffset>
                  </wp:positionH>
                  <wp:positionV relativeFrom="paragraph">
                    <wp:posOffset>151412</wp:posOffset>
                  </wp:positionV>
                  <wp:extent cx="2360930" cy="246380"/>
                  <wp:effectExtent l="0" t="0" r="3810" b="127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6380"/>
                          </a:xfrm>
                          <a:prstGeom prst="rect">
                            <a:avLst/>
                          </a:prstGeom>
                          <a:solidFill>
                            <a:srgbClr val="FFFFFF"/>
                          </a:solidFill>
                          <a:ln w="9525">
                            <a:noFill/>
                            <a:miter lim="800000"/>
                            <a:headEnd/>
                            <a:tailEnd/>
                          </a:ln>
                        </wps:spPr>
                        <wps:txbx>
                          <w:txbxContent>
                            <w:p w14:paraId="545583F4" w14:textId="596ED436" w:rsidR="00124ED1" w:rsidRPr="003079B2" w:rsidRDefault="00124ED1">
                              <w:pPr>
                                <w:pStyle w:val="Caption"/>
                                <w:keepNext/>
                                <w:jc w:val="center"/>
                                <w:rPr>
                                  <w:ins w:id="974" w:author="Solimine, Jaclyn V [2]" w:date="2018-04-26T13:03:00Z"/>
                                  <w:i w:val="0"/>
                                  <w:sz w:val="24"/>
                                  <w:rPrChange w:id="975" w:author="Solimine, Jaclyn V [2]" w:date="2018-04-26T13:03:00Z">
                                    <w:rPr>
                                      <w:ins w:id="976" w:author="Solimine, Jaclyn V [2]" w:date="2018-04-26T13:03:00Z"/>
                                    </w:rPr>
                                  </w:rPrChange>
                                </w:rPr>
                                <w:pPrChange w:id="977" w:author="Solimine, Jaclyn V [2]" w:date="2018-04-26T13:03:00Z">
                                  <w:pPr>
                                    <w:pStyle w:val="Caption"/>
                                    <w:keepNext/>
                                  </w:pPr>
                                </w:pPrChange>
                              </w:pPr>
                              <w:ins w:id="978" w:author="Solimine, Jaclyn V [2]" w:date="2018-04-26T13:03:00Z">
                                <w:r w:rsidRPr="006F0F61">
                                  <w:rPr>
                                    <w:i w:val="0"/>
                                    <w:sz w:val="24"/>
                                    <w:rPrChange w:id="979" w:author="Solimine, Jaclyn V" w:date="2018-04-29T14:36:00Z">
                                      <w:rPr/>
                                    </w:rPrChange>
                                  </w:rPr>
                                  <w:t xml:space="preserve">Table </w:t>
                                </w:r>
                              </w:ins>
                              <w:ins w:id="980" w:author="Solimine, Jaclyn V" w:date="2018-04-29T14:36:00Z">
                                <w:r w:rsidR="006F0F61">
                                  <w:rPr>
                                    <w:i w:val="0"/>
                                    <w:sz w:val="24"/>
                                  </w:rPr>
                                  <w:t>3</w:t>
                                </w:r>
                              </w:ins>
                              <w:ins w:id="981" w:author="Solimine, Jaclyn V [2]" w:date="2018-04-26T13:04:00Z">
                                <w:del w:id="982" w:author="Solimine, Jaclyn V" w:date="2018-04-29T14:36:00Z">
                                  <w:r w:rsidRPr="006F0F61" w:rsidDel="006F0F61">
                                    <w:rPr>
                                      <w:i w:val="0"/>
                                      <w:sz w:val="24"/>
                                    </w:rPr>
                                    <w:delText>X</w:delText>
                                  </w:r>
                                </w:del>
                                <w:r w:rsidRPr="006F0F61">
                                  <w:rPr>
                                    <w:i w:val="0"/>
                                    <w:sz w:val="24"/>
                                  </w:rPr>
                                  <w:t>a</w:t>
                                </w:r>
                              </w:ins>
                              <w:ins w:id="983" w:author="Solimine, Jaclyn V [2]" w:date="2018-04-26T13:03:00Z">
                                <w:r w:rsidRPr="006F0F61">
                                  <w:rPr>
                                    <w:i w:val="0"/>
                                    <w:sz w:val="24"/>
                                    <w:rPrChange w:id="984" w:author="Solimine, Jaclyn V" w:date="2018-04-29T14:36:00Z">
                                      <w:rPr/>
                                    </w:rPrChange>
                                  </w:rPr>
                                  <w:t>: Original cost matrix</w:t>
                                </w:r>
                              </w:ins>
                            </w:p>
                            <w:p w14:paraId="2A96488F" w14:textId="7863DB7D" w:rsidR="00124ED1" w:rsidRDefault="00124ED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mv="urn:schemas-microsoft-com:mac:vml" xmlns:mo="http://schemas.microsoft.com/office/mac/office/2008/main">
              <w:pict>
                <v:shape w14:anchorId="24F3F0BA" id="_x0000_s1028" type="#_x0000_t202" style="position:absolute;left:0;text-align:left;margin-left:39.25pt;margin-top:11.9pt;width:185.9pt;height:19.4pt;z-index:25167258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" stroked="f">
                  <v:textbox>
                    <w:txbxContent>
                      <w:p w14:paraId="545583F4" w14:textId="596ED436" w:rsidR="00124ED1" w:rsidRPr="003079B2" w:rsidRDefault="00124ED1">
                        <w:pPr>
                          <w:pStyle w:val="Caption"/>
                          <w:keepNext/>
                          <w:jc w:val="center"/>
                          <w:rPr>
                            <w:ins w:id="1024" w:author="Solimine, Jaclyn V [2]" w:date="2018-04-26T13:03:00Z"/>
                            <w:i w:val="0"/>
                            <w:sz w:val="24"/>
                            <w:rPrChange w:id="1025" w:author="Solimine, Jaclyn V [2]" w:date="2018-04-26T13:03:00Z">
                              <w:rPr>
                                <w:ins w:id="1026" w:author="Solimine, Jaclyn V [2]" w:date="2018-04-26T13:03:00Z"/>
                              </w:rPr>
                            </w:rPrChange>
                          </w:rPr>
                          <w:pPrChange w:id="1027" w:author="Solimine, Jaclyn V [2]" w:date="2018-04-26T13:03:00Z">
                            <w:pPr>
                              <w:pStyle w:val="Caption"/>
                              <w:keepNext/>
                            </w:pPr>
                          </w:pPrChange>
                        </w:pPr>
                        <w:ins w:id="1028" w:author="Solimine, Jaclyn V [2]" w:date="2018-04-26T13:03:00Z">
                          <w:r w:rsidRPr="006F0F61">
                            <w:rPr>
                              <w:i w:val="0"/>
                              <w:sz w:val="24"/>
                              <w:rPrChange w:id="1029" w:author="Solimine, Jaclyn V" w:date="2018-04-29T14:36:00Z">
                                <w:rPr/>
                              </w:rPrChange>
                            </w:rPr>
                            <w:t xml:space="preserve">Table </w:t>
                          </w:r>
                        </w:ins>
                        <w:ins w:id="1030" w:author="Solimine, Jaclyn V" w:date="2018-04-29T14:36:00Z">
                          <w:r w:rsidR="006F0F61">
                            <w:rPr>
                              <w:i w:val="0"/>
                              <w:sz w:val="24"/>
                            </w:rPr>
                            <w:t>3</w:t>
                          </w:r>
                        </w:ins>
                        <w:ins w:id="1031" w:author="Solimine, Jaclyn V [2]" w:date="2018-04-26T13:04:00Z">
                          <w:del w:id="1032" w:author="Solimine, Jaclyn V" w:date="2018-04-29T14:36:00Z">
                            <w:r w:rsidRPr="006F0F61" w:rsidDel="006F0F61">
                              <w:rPr>
                                <w:i w:val="0"/>
                                <w:sz w:val="24"/>
                                <w:rPrChange w:id="1033" w:author="Solimine, Jaclyn V" w:date="2018-04-29T14:36:00Z">
                                  <w:rPr>
                                    <w:i w:val="0"/>
                                    <w:sz w:val="24"/>
                                  </w:rPr>
                                </w:rPrChange>
                              </w:rPr>
                              <w:delText>X</w:delText>
                            </w:r>
                          </w:del>
                          <w:r w:rsidRPr="006F0F61">
                            <w:rPr>
                              <w:i w:val="0"/>
                              <w:sz w:val="24"/>
                              <w:rPrChange w:id="1034" w:author="Solimine, Jaclyn V" w:date="2018-04-29T14:36:00Z">
                                <w:rPr>
                                  <w:i w:val="0"/>
                                  <w:sz w:val="24"/>
                                </w:rPr>
                              </w:rPrChange>
                            </w:rPr>
                            <w:t>a</w:t>
                          </w:r>
                        </w:ins>
                        <w:ins w:id="1035" w:author="Solimine, Jaclyn V [2]" w:date="2018-04-26T13:03:00Z">
                          <w:r w:rsidRPr="006F0F61">
                            <w:rPr>
                              <w:i w:val="0"/>
                              <w:sz w:val="24"/>
                              <w:rPrChange w:id="1036" w:author="Solimine, Jaclyn V" w:date="2018-04-29T14:36:00Z">
                                <w:rPr/>
                              </w:rPrChange>
                            </w:rPr>
                            <w:t>: Original cost matrix</w:t>
                          </w:r>
                        </w:ins>
                      </w:p>
                      <w:p w14:paraId="2A96488F" w14:textId="7863DB7D" w:rsidR="00124ED1" w:rsidRDefault="00124ED1"/>
                    </w:txbxContent>
                  </v:textbox>
                  <w10:wrap type="square"/>
                </v:shape>
              </w:pict>
            </mc:Fallback>
          </mc:AlternateContent>
        </w:r>
      </w:ins>
    </w:p>
    <w:p w14:paraId="4A6F3DB9" w14:textId="2AFB004C" w:rsidR="003079B2" w:rsidRDefault="003079B2">
      <w:pPr>
        <w:jc w:val="both"/>
        <w:rPr>
          <w:ins w:id="985" w:author="Solimine, Jaclyn V [2]" w:date="2018-04-26T12:58:00Z"/>
          <w:rFonts w:eastAsia="Times New Roman"/>
        </w:rPr>
        <w:pPrChange w:id="986" w:author="Solimine, Jaclyn V [2]" w:date="2018-04-26T12:50:00Z">
          <w:pPr/>
        </w:pPrChange>
      </w:pPr>
    </w:p>
    <w:p w14:paraId="540BC3CA" w14:textId="24806C4E" w:rsidR="003079B2" w:rsidRDefault="003079B2">
      <w:pPr>
        <w:jc w:val="both"/>
        <w:rPr>
          <w:ins w:id="987" w:author="Solimine, Jaclyn V [2]" w:date="2018-04-26T12:58:00Z"/>
          <w:rFonts w:eastAsia="Times New Roman"/>
        </w:rPr>
        <w:pPrChange w:id="988" w:author="Solimine, Jaclyn V [2]" w:date="2018-04-26T12:50:00Z">
          <w:pPr/>
        </w:pPrChange>
      </w:pPr>
      <w:ins w:id="989" w:author="Solimine, Jaclyn V [2]" w:date="2018-04-26T13:00:00Z">
        <w:r>
          <w:rPr>
            <w:noProof/>
          </w:rPr>
          <mc:AlternateContent>
            <mc:Choice Requires="wps">
              <w:drawing>
                <wp:anchor distT="0" distB="0" distL="114300" distR="114300" simplePos="0" relativeHeight="251666438" behindDoc="0" locked="0" layoutInCell="1" allowOverlap="1" wp14:anchorId="3BF73443" wp14:editId="400FB547">
                  <wp:simplePos x="0" y="0"/>
                  <wp:positionH relativeFrom="column">
                    <wp:posOffset>3359785</wp:posOffset>
                  </wp:positionH>
                  <wp:positionV relativeFrom="paragraph">
                    <wp:posOffset>110164</wp:posOffset>
                  </wp:positionV>
                  <wp:extent cx="2022475" cy="266700"/>
                  <wp:effectExtent l="0" t="0" r="0" b="0"/>
                  <wp:wrapNone/>
                  <wp:docPr id="56" name="TextBox 6"/>
                  <wp:cNvGraphicFramePr/>
                  <a:graphic xmlns:a="http://schemas.openxmlformats.org/drawingml/2006/main">
                    <a:graphicData uri="http://schemas.microsoft.com/office/word/2010/wordprocessingShape">
                      <wps:wsp>
                        <wps:cNvSpPr txBox="1"/>
                        <wps:spPr>
                          <a:xfrm>
                            <a:off x="0" y="0"/>
                            <a:ext cx="2022475" cy="266700"/>
                          </a:xfrm>
                          <a:prstGeom prst="rect">
                            <a:avLst/>
                          </a:prstGeom>
                          <a:noFill/>
                        </wps:spPr>
                        <wps:txbx>
                          <w:txbxContent>
                            <w:p w14:paraId="26CBFF7A" w14:textId="77777777" w:rsidR="00124ED1" w:rsidRPr="003079B2" w:rsidRDefault="00124ED1" w:rsidP="003079B2">
                              <w:pPr>
                                <w:pStyle w:val="NormalWeb"/>
                                <w:kinsoku w:val="0"/>
                                <w:overflowPunct w:val="0"/>
                                <w:spacing w:before="0" w:beforeAutospacing="0" w:after="0" w:afterAutospacing="0"/>
                                <w:jc w:val="center"/>
                                <w:textAlignment w:val="baseline"/>
                                <w:rPr>
                                  <w:sz w:val="20"/>
                                  <w:rPrChange w:id="990" w:author="Solimine, Jaclyn V [2]" w:date="2018-04-26T13:00:00Z">
                                    <w:rPr/>
                                  </w:rPrChange>
                                </w:rPr>
                              </w:pPr>
                              <w:r w:rsidRPr="003079B2">
                                <w:rPr>
                                  <w:rFonts w:eastAsia="+mn-ea"/>
                                  <w:color w:val="000000"/>
                                  <w:kern w:val="24"/>
                                  <w:szCs w:val="32"/>
                                  <w:rPrChange w:id="991" w:author="Solimine, Jaclyn V [2]" w:date="2018-04-26T13:00:00Z">
                                    <w:rPr>
                                      <w:rFonts w:ascii="Arial" w:eastAsia="+mn-ea" w:hAnsi="Arial" w:cs="+mn-cs"/>
                                      <w:color w:val="000000"/>
                                      <w:kern w:val="24"/>
                                      <w:sz w:val="32"/>
                                      <w:szCs w:val="32"/>
                                    </w:rPr>
                                  </w:rPrChange>
                                </w:rPr>
                                <w:t>Target Class</w:t>
                              </w:r>
                            </w:p>
                          </w:txbxContent>
                        </wps:txbx>
                        <wps:bodyPr wrap="square" rtlCol="0">
                          <a:spAutoFit/>
                        </wps:bodyPr>
                      </wps:wsp>
                    </a:graphicData>
                  </a:graphic>
                </wp:anchor>
              </w:drawing>
            </mc:Choice>
            <mc:Fallback xmlns:mv="urn:schemas-microsoft-com:mac:vml" xmlns:mo="http://schemas.microsoft.com/office/mac/office/2008/main">
              <w:pict>
                <v:shape w14:anchorId="3BF73443" id="TextBox 6" o:spid="_x0000_s1029" type="#_x0000_t202" style="position:absolute;left:0;text-align:left;margin-left:264.55pt;margin-top:8.65pt;width:159.25pt;height:21pt;z-index:2516664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" filled="f" stroked="f">
                  <v:textbox style="mso-fit-shape-to-text:t">
                    <w:txbxContent>
                      <w:p w14:paraId="26CBFF7A" w14:textId="77777777" w:rsidR="00124ED1" w:rsidRPr="003079B2" w:rsidRDefault="00124ED1" w:rsidP="003079B2">
                        <w:pPr>
                          <w:pStyle w:val="NormalWeb"/>
                          <w:kinsoku w:val="0"/>
                          <w:overflowPunct w:val="0"/>
                          <w:spacing w:before="0" w:beforeAutospacing="0" w:after="0" w:afterAutospacing="0"/>
                          <w:jc w:val="center"/>
                          <w:textAlignment w:val="baseline"/>
                          <w:rPr>
                            <w:sz w:val="20"/>
                            <w:rPrChange w:id="1044" w:author="Solimine, Jaclyn V [2]" w:date="2018-04-26T13:00:00Z">
                              <w:rPr/>
                            </w:rPrChange>
                          </w:rPr>
                        </w:pPr>
                        <w:r w:rsidRPr="003079B2">
                          <w:rPr>
                            <w:rFonts w:eastAsia="+mn-ea"/>
                            <w:color w:val="000000"/>
                            <w:kern w:val="24"/>
                            <w:szCs w:val="32"/>
                            <w:rPrChange w:id="1045" w:author="Solimine, Jaclyn V [2]" w:date="2018-04-26T13:00:00Z">
                              <w:rPr>
                                <w:rFonts w:ascii="Arial" w:eastAsia="+mn-ea" w:hAnsi="Arial" w:cs="+mn-cs"/>
                                <w:color w:val="000000"/>
                                <w:kern w:val="24"/>
                                <w:sz w:val="32"/>
                                <w:szCs w:val="32"/>
                              </w:rPr>
                            </w:rPrChange>
                          </w:rPr>
                          <w:t>Target Class</w:t>
                        </w:r>
                      </w:p>
                    </w:txbxContent>
                  </v:textbox>
                </v:shape>
              </w:pict>
            </mc:Fallback>
          </mc:AlternateContent>
        </w:r>
        <w:r>
          <w:rPr>
            <w:noProof/>
          </w:rPr>
          <mc:AlternateContent>
            <mc:Choice Requires="wps">
              <w:drawing>
                <wp:anchor distT="0" distB="0" distL="114300" distR="114300" simplePos="0" relativeHeight="251664390" behindDoc="0" locked="0" layoutInCell="1" allowOverlap="1" wp14:anchorId="5B761728" wp14:editId="35AA3B1C">
                  <wp:simplePos x="0" y="0"/>
                  <wp:positionH relativeFrom="column">
                    <wp:posOffset>761323</wp:posOffset>
                  </wp:positionH>
                  <wp:positionV relativeFrom="paragraph">
                    <wp:posOffset>113003</wp:posOffset>
                  </wp:positionV>
                  <wp:extent cx="2022475" cy="266700"/>
                  <wp:effectExtent l="0" t="0" r="0" b="0"/>
                  <wp:wrapNone/>
                  <wp:docPr id="55" name="TextBox 6"/>
                  <wp:cNvGraphicFramePr/>
                  <a:graphic xmlns:a="http://schemas.openxmlformats.org/drawingml/2006/main">
                    <a:graphicData uri="http://schemas.microsoft.com/office/word/2010/wordprocessingShape">
                      <wps:wsp>
                        <wps:cNvSpPr txBox="1"/>
                        <wps:spPr>
                          <a:xfrm>
                            <a:off x="0" y="0"/>
                            <a:ext cx="2022475" cy="266700"/>
                          </a:xfrm>
                          <a:prstGeom prst="rect">
                            <a:avLst/>
                          </a:prstGeom>
                          <a:noFill/>
                        </wps:spPr>
                        <wps:txbx>
                          <w:txbxContent>
                            <w:p w14:paraId="32B22495" w14:textId="77777777" w:rsidR="00124ED1" w:rsidRPr="003079B2" w:rsidRDefault="00124ED1" w:rsidP="003079B2">
                              <w:pPr>
                                <w:pStyle w:val="NormalWeb"/>
                                <w:kinsoku w:val="0"/>
                                <w:overflowPunct w:val="0"/>
                                <w:spacing w:before="0" w:beforeAutospacing="0" w:after="0" w:afterAutospacing="0"/>
                                <w:jc w:val="center"/>
                                <w:textAlignment w:val="baseline"/>
                                <w:rPr>
                                  <w:sz w:val="20"/>
                                  <w:rPrChange w:id="992" w:author="Solimine, Jaclyn V [2]" w:date="2018-04-26T13:00:00Z">
                                    <w:rPr/>
                                  </w:rPrChange>
                                </w:rPr>
                              </w:pPr>
                              <w:r w:rsidRPr="003079B2">
                                <w:rPr>
                                  <w:rFonts w:eastAsia="+mn-ea"/>
                                  <w:color w:val="000000"/>
                                  <w:kern w:val="24"/>
                                  <w:szCs w:val="32"/>
                                  <w:rPrChange w:id="993" w:author="Solimine, Jaclyn V [2]" w:date="2018-04-26T13:00:00Z">
                                    <w:rPr>
                                      <w:rFonts w:ascii="Arial" w:eastAsia="+mn-ea" w:hAnsi="Arial" w:cs="+mn-cs"/>
                                      <w:color w:val="000000"/>
                                      <w:kern w:val="24"/>
                                      <w:sz w:val="32"/>
                                      <w:szCs w:val="32"/>
                                    </w:rPr>
                                  </w:rPrChange>
                                </w:rPr>
                                <w:t>Target Class</w:t>
                              </w:r>
                            </w:p>
                          </w:txbxContent>
                        </wps:txbx>
                        <wps:bodyPr wrap="square" rtlCol="0">
                          <a:spAutoFit/>
                        </wps:bodyPr>
                      </wps:wsp>
                    </a:graphicData>
                  </a:graphic>
                </wp:anchor>
              </w:drawing>
            </mc:Choice>
            <mc:Fallback xmlns:mv="urn:schemas-microsoft-com:mac:vml" xmlns:mo="http://schemas.microsoft.com/office/mac/office/2008/main">
              <w:pict>
                <v:shape w14:anchorId="5B761728" id="_x0000_s1030" type="#_x0000_t202" style="position:absolute;left:0;text-align:left;margin-left:59.95pt;margin-top:8.9pt;width:159.25pt;height:21pt;z-index:2516643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" filled="f" stroked="f">
                  <v:textbox style="mso-fit-shape-to-text:t">
                    <w:txbxContent>
                      <w:p w14:paraId="32B22495" w14:textId="77777777" w:rsidR="00124ED1" w:rsidRPr="003079B2" w:rsidRDefault="00124ED1" w:rsidP="003079B2">
                        <w:pPr>
                          <w:pStyle w:val="NormalWeb"/>
                          <w:kinsoku w:val="0"/>
                          <w:overflowPunct w:val="0"/>
                          <w:spacing w:before="0" w:beforeAutospacing="0" w:after="0" w:afterAutospacing="0"/>
                          <w:jc w:val="center"/>
                          <w:textAlignment w:val="baseline"/>
                          <w:rPr>
                            <w:sz w:val="20"/>
                            <w:rPrChange w:id="1048" w:author="Solimine, Jaclyn V [2]" w:date="2018-04-26T13:00:00Z">
                              <w:rPr/>
                            </w:rPrChange>
                          </w:rPr>
                        </w:pPr>
                        <w:r w:rsidRPr="003079B2">
                          <w:rPr>
                            <w:rFonts w:eastAsia="+mn-ea"/>
                            <w:color w:val="000000"/>
                            <w:kern w:val="24"/>
                            <w:szCs w:val="32"/>
                            <w:rPrChange w:id="1049" w:author="Solimine, Jaclyn V [2]" w:date="2018-04-26T13:00:00Z">
                              <w:rPr>
                                <w:rFonts w:ascii="Arial" w:eastAsia="+mn-ea" w:hAnsi="Arial" w:cs="+mn-cs"/>
                                <w:color w:val="000000"/>
                                <w:kern w:val="24"/>
                                <w:sz w:val="32"/>
                                <w:szCs w:val="32"/>
                              </w:rPr>
                            </w:rPrChange>
                          </w:rPr>
                          <w:t>Target Class</w:t>
                        </w:r>
                      </w:p>
                    </w:txbxContent>
                  </v:textbox>
                </v:shape>
              </w:pict>
            </mc:Fallback>
          </mc:AlternateContent>
        </w:r>
      </w:ins>
      <w:ins w:id="994" w:author="Solimine, Jaclyn V [2]" w:date="2018-04-26T13:01:00Z">
        <w:r w:rsidRPr="00637A46">
          <w:rPr>
            <w:noProof/>
          </w:rPr>
          <mc:AlternateContent>
            <mc:Choice Requires="wps">
              <w:drawing>
                <wp:anchor distT="0" distB="0" distL="114300" distR="114300" simplePos="0" relativeHeight="251668486" behindDoc="0" locked="0" layoutInCell="1" allowOverlap="1" wp14:anchorId="29A27E06" wp14:editId="5EAA849A">
                  <wp:simplePos x="0" y="0"/>
                  <wp:positionH relativeFrom="column">
                    <wp:posOffset>-342754</wp:posOffset>
                  </wp:positionH>
                  <wp:positionV relativeFrom="paragraph">
                    <wp:posOffset>644550</wp:posOffset>
                  </wp:positionV>
                  <wp:extent cx="2022475" cy="266700"/>
                  <wp:effectExtent l="0" t="0" r="0" b="0"/>
                  <wp:wrapNone/>
                  <wp:docPr id="57" name="TextBox 7"/>
                  <wp:cNvGraphicFramePr/>
                  <a:graphic xmlns:a="http://schemas.openxmlformats.org/drawingml/2006/main">
                    <a:graphicData uri="http://schemas.microsoft.com/office/word/2010/wordprocessingShape">
                      <wps:wsp>
                        <wps:cNvSpPr txBox="1"/>
                        <wps:spPr>
                          <a:xfrm rot="16200000">
                            <a:off x="0" y="0"/>
                            <a:ext cx="2022475" cy="266700"/>
                          </a:xfrm>
                          <a:prstGeom prst="rect">
                            <a:avLst/>
                          </a:prstGeom>
                          <a:noFill/>
                        </wps:spPr>
                        <wps:txbx>
                          <w:txbxContent>
                            <w:p w14:paraId="4F0E74A9" w14:textId="77777777" w:rsidR="00124ED1" w:rsidRPr="003079B2" w:rsidRDefault="00124ED1" w:rsidP="003079B2">
                              <w:pPr>
                                <w:pStyle w:val="NormalWeb"/>
                                <w:kinsoku w:val="0"/>
                                <w:overflowPunct w:val="0"/>
                                <w:spacing w:before="0" w:beforeAutospacing="0" w:after="0" w:afterAutospacing="0"/>
                                <w:jc w:val="center"/>
                                <w:textAlignment w:val="baseline"/>
                                <w:rPr>
                                  <w:sz w:val="20"/>
                                  <w:rPrChange w:id="995" w:author="Solimine, Jaclyn V [2]" w:date="2018-04-26T13:01:00Z">
                                    <w:rPr/>
                                  </w:rPrChange>
                                </w:rPr>
                              </w:pPr>
                              <w:r w:rsidRPr="003079B2">
                                <w:rPr>
                                  <w:rFonts w:eastAsia="+mn-ea"/>
                                  <w:color w:val="000000"/>
                                  <w:kern w:val="24"/>
                                  <w:szCs w:val="32"/>
                                  <w:rPrChange w:id="996" w:author="Solimine, Jaclyn V [2]" w:date="2018-04-26T13:01:00Z">
                                    <w:rPr>
                                      <w:rFonts w:ascii="Arial" w:eastAsia="+mn-ea" w:hAnsi="Arial" w:cs="+mn-cs"/>
                                      <w:color w:val="000000"/>
                                      <w:kern w:val="24"/>
                                      <w:sz w:val="32"/>
                                      <w:szCs w:val="32"/>
                                    </w:rPr>
                                  </w:rPrChange>
                                </w:rPr>
                                <w:t>Output Class</w:t>
                              </w:r>
                            </w:p>
                          </w:txbxContent>
                        </wps:txbx>
                        <wps:bodyPr wrap="square" rtlCol="0">
                          <a:spAutoFit/>
                        </wps:bodyPr>
                      </wps:wsp>
                    </a:graphicData>
                  </a:graphic>
                </wp:anchor>
              </w:drawing>
            </mc:Choice>
            <mc:Fallback xmlns:mv="urn:schemas-microsoft-com:mac:vml" xmlns:mo="http://schemas.microsoft.com/office/mac/office/2008/main">
              <w:pict>
                <v:shape w14:anchorId="29A27E06" id="TextBox 7" o:spid="_x0000_s1031" type="#_x0000_t202" style="position:absolute;left:0;text-align:left;margin-left:-27pt;margin-top:50.75pt;width:159.25pt;height:21pt;rotation:-90;z-index:2516684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" filled="f" stroked="f">
                  <v:textbox style="mso-fit-shape-to-text:t">
                    <w:txbxContent>
                      <w:p w14:paraId="4F0E74A9" w14:textId="77777777" w:rsidR="00124ED1" w:rsidRPr="003079B2" w:rsidRDefault="00124ED1" w:rsidP="003079B2">
                        <w:pPr>
                          <w:pStyle w:val="NormalWeb"/>
                          <w:kinsoku w:val="0"/>
                          <w:overflowPunct w:val="0"/>
                          <w:spacing w:before="0" w:beforeAutospacing="0" w:after="0" w:afterAutospacing="0"/>
                          <w:jc w:val="center"/>
                          <w:textAlignment w:val="baseline"/>
                          <w:rPr>
                            <w:sz w:val="20"/>
                            <w:rPrChange w:id="1053" w:author="Solimine, Jaclyn V [2]" w:date="2018-04-26T13:01:00Z">
                              <w:rPr/>
                            </w:rPrChange>
                          </w:rPr>
                        </w:pPr>
                        <w:r w:rsidRPr="003079B2">
                          <w:rPr>
                            <w:rFonts w:eastAsia="+mn-ea"/>
                            <w:color w:val="000000"/>
                            <w:kern w:val="24"/>
                            <w:szCs w:val="32"/>
                            <w:rPrChange w:id="1054" w:author="Solimine, Jaclyn V [2]" w:date="2018-04-26T13:01:00Z">
                              <w:rPr>
                                <w:rFonts w:ascii="Arial" w:eastAsia="+mn-ea" w:hAnsi="Arial" w:cs="+mn-cs"/>
                                <w:color w:val="000000"/>
                                <w:kern w:val="24"/>
                                <w:sz w:val="32"/>
                                <w:szCs w:val="32"/>
                              </w:rPr>
                            </w:rPrChange>
                          </w:rPr>
                          <w:t>Output Class</w:t>
                        </w:r>
                      </w:p>
                    </w:txbxContent>
                  </v:textbox>
                </v:shape>
              </w:pict>
            </mc:Fallback>
          </mc:AlternateContent>
        </w:r>
      </w:ins>
    </w:p>
    <w:p w14:paraId="17570E58" w14:textId="4792A8BC" w:rsidR="003079B2" w:rsidRDefault="003079B2">
      <w:pPr>
        <w:pStyle w:val="Caption"/>
        <w:keepNext/>
        <w:rPr>
          <w:ins w:id="997" w:author="Solimine, Jaclyn V [2]" w:date="2018-04-26T13:03:00Z"/>
        </w:rPr>
        <w:pPrChange w:id="998" w:author="Solimine, Jaclyn V [2]" w:date="2018-04-26T13:03:00Z">
          <w:pPr/>
        </w:pPrChange>
      </w:pPr>
    </w:p>
    <w:tbl>
      <w:tblPr>
        <w:tblW w:w="2739" w:type="dxa"/>
        <w:tblInd w:w="1391" w:type="dxa"/>
        <w:tblCellMar>
          <w:left w:w="0" w:type="dxa"/>
          <w:right w:w="0" w:type="dxa"/>
        </w:tblCellMar>
        <w:tblLook w:val="0420" w:firstRow="1" w:lastRow="0" w:firstColumn="0" w:lastColumn="0" w:noHBand="0" w:noVBand="1"/>
        <w:tblPrChange w:id="999" w:author="Buthelo, AaronRaymond" w:date="2018-04-28T21:03:00Z">
          <w:tblPr>
            <w:tblW w:w="2930" w:type="dxa"/>
            <w:tblCellMar>
              <w:left w:w="0" w:type="dxa"/>
              <w:right w:w="0" w:type="dxa"/>
            </w:tblCellMar>
            <w:tblLook w:val="0420" w:firstRow="1" w:lastRow="0" w:firstColumn="0" w:lastColumn="0" w:noHBand="0" w:noVBand="1"/>
          </w:tblPr>
        </w:tblPrChange>
      </w:tblPr>
      <w:tblGrid>
        <w:gridCol w:w="582"/>
        <w:gridCol w:w="539"/>
        <w:gridCol w:w="539"/>
        <w:gridCol w:w="539"/>
        <w:gridCol w:w="540"/>
        <w:tblGridChange w:id="1000">
          <w:tblGrid>
            <w:gridCol w:w="586"/>
            <w:gridCol w:w="586"/>
            <w:gridCol w:w="586"/>
            <w:gridCol w:w="586"/>
            <w:gridCol w:w="586"/>
          </w:tblGrid>
        </w:tblGridChange>
      </w:tblGrid>
      <w:tr w:rsidR="003079B2" w:rsidRPr="003079B2" w14:paraId="755B78F4" w14:textId="77777777" w:rsidTr="02676EF7">
        <w:trPr>
          <w:trHeight w:val="278"/>
          <w:ins w:id="1001" w:author="Solimine, Jaclyn V [2]" w:date="2018-04-26T12:59:00Z"/>
          <w:trPrChange w:id="1002" w:author="Buthelo, AaronRaymond" w:date="2018-04-28T21:03:00Z">
            <w:trPr>
              <w:trHeight w:val="278"/>
            </w:trPr>
          </w:trPrChange>
        </w:trPr>
        <w:tc>
          <w:tcPr>
            <w:tcW w:w="5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ADADA"/>
            <w:tcMar>
              <w:top w:w="72" w:type="dxa"/>
              <w:left w:w="144" w:type="dxa"/>
              <w:bottom w:w="72" w:type="dxa"/>
              <w:right w:w="144" w:type="dxa"/>
            </w:tcMar>
            <w:hideMark/>
            <w:tcPrChange w:id="1003" w:author="Buthelo, AaronRaymond" w:date="2018-04-28T21:03:00Z">
              <w:tcPr>
                <w:tcW w:w="586" w:type="dxa"/>
                <w:tcBorders>
                  <w:top w:val="single" w:sz="8" w:space="0" w:color="000000"/>
                  <w:left w:val="single" w:sz="8" w:space="0" w:color="000000"/>
                  <w:bottom w:val="single" w:sz="8" w:space="0" w:color="000000"/>
                  <w:right w:val="single" w:sz="8" w:space="0" w:color="000000"/>
                </w:tcBorders>
                <w:shd w:val="clear" w:color="auto" w:fill="DADADA"/>
                <w:tcMar>
                  <w:top w:w="72" w:type="dxa"/>
                  <w:left w:w="144" w:type="dxa"/>
                  <w:bottom w:w="72" w:type="dxa"/>
                  <w:right w:w="144" w:type="dxa"/>
                </w:tcMar>
                <w:hideMark/>
              </w:tcPr>
            </w:tcPrChange>
          </w:tcPr>
          <w:p w14:paraId="3A037EF8" w14:textId="77777777" w:rsidR="003079B2" w:rsidRPr="003079B2" w:rsidRDefault="003079B2" w:rsidP="003079B2">
            <w:pPr>
              <w:jc w:val="both"/>
              <w:rPr>
                <w:ins w:id="1004" w:author="Solimine, Jaclyn V [2]" w:date="2018-04-26T12:59:00Z"/>
                <w:rFonts w:eastAsia="Times New Roman"/>
              </w:rPr>
            </w:pPr>
          </w:p>
        </w:tc>
        <w:tc>
          <w:tcPr>
            <w:tcW w:w="5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ADADA"/>
            <w:tcMar>
              <w:top w:w="72" w:type="dxa"/>
              <w:left w:w="144" w:type="dxa"/>
              <w:bottom w:w="72" w:type="dxa"/>
              <w:right w:w="144" w:type="dxa"/>
            </w:tcMar>
            <w:hideMark/>
            <w:tcPrChange w:id="1005" w:author="Buthelo, AaronRaymond" w:date="2018-04-28T21:03:00Z">
              <w:tcPr>
                <w:tcW w:w="586" w:type="dxa"/>
                <w:tcBorders>
                  <w:top w:val="single" w:sz="8" w:space="0" w:color="000000"/>
                  <w:left w:val="single" w:sz="8" w:space="0" w:color="000000"/>
                  <w:bottom w:val="single" w:sz="8" w:space="0" w:color="000000"/>
                  <w:right w:val="single" w:sz="8" w:space="0" w:color="000000"/>
                </w:tcBorders>
                <w:shd w:val="clear" w:color="auto" w:fill="DADADA"/>
                <w:tcMar>
                  <w:top w:w="72" w:type="dxa"/>
                  <w:left w:w="144" w:type="dxa"/>
                  <w:bottom w:w="72" w:type="dxa"/>
                  <w:right w:w="144" w:type="dxa"/>
                </w:tcMar>
                <w:hideMark/>
              </w:tcPr>
            </w:tcPrChange>
          </w:tcPr>
          <w:p w14:paraId="332AD4B9" w14:textId="77777777" w:rsidR="003079B2" w:rsidRPr="003079B2" w:rsidRDefault="003079B2" w:rsidP="003079B2">
            <w:pPr>
              <w:jc w:val="both"/>
              <w:rPr>
                <w:ins w:id="1006" w:author="Solimine, Jaclyn V [2]" w:date="2018-04-26T12:59:00Z"/>
                <w:rFonts w:eastAsia="Times New Roman"/>
              </w:rPr>
            </w:pPr>
            <w:ins w:id="1007" w:author="Solimine, Jaclyn V [2]" w:date="2018-04-26T12:59:00Z">
              <w:r w:rsidRPr="003079B2">
                <w:rPr>
                  <w:rFonts w:eastAsia="Times New Roman"/>
                  <w:b/>
                  <w:bCs/>
                </w:rPr>
                <w:t>1</w:t>
              </w:r>
            </w:ins>
          </w:p>
        </w:tc>
        <w:tc>
          <w:tcPr>
            <w:tcW w:w="5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ADADA"/>
            <w:tcMar>
              <w:top w:w="72" w:type="dxa"/>
              <w:left w:w="144" w:type="dxa"/>
              <w:bottom w:w="72" w:type="dxa"/>
              <w:right w:w="144" w:type="dxa"/>
            </w:tcMar>
            <w:hideMark/>
            <w:tcPrChange w:id="1008" w:author="Buthelo, AaronRaymond" w:date="2018-04-28T21:03:00Z">
              <w:tcPr>
                <w:tcW w:w="586" w:type="dxa"/>
                <w:tcBorders>
                  <w:top w:val="single" w:sz="8" w:space="0" w:color="000000"/>
                  <w:left w:val="single" w:sz="8" w:space="0" w:color="000000"/>
                  <w:bottom w:val="single" w:sz="8" w:space="0" w:color="000000"/>
                  <w:right w:val="single" w:sz="8" w:space="0" w:color="000000"/>
                </w:tcBorders>
                <w:shd w:val="clear" w:color="auto" w:fill="DADADA"/>
                <w:tcMar>
                  <w:top w:w="72" w:type="dxa"/>
                  <w:left w:w="144" w:type="dxa"/>
                  <w:bottom w:w="72" w:type="dxa"/>
                  <w:right w:w="144" w:type="dxa"/>
                </w:tcMar>
                <w:hideMark/>
              </w:tcPr>
            </w:tcPrChange>
          </w:tcPr>
          <w:p w14:paraId="0D2F94E0" w14:textId="77777777" w:rsidR="003079B2" w:rsidRPr="003079B2" w:rsidRDefault="003079B2" w:rsidP="003079B2">
            <w:pPr>
              <w:jc w:val="both"/>
              <w:rPr>
                <w:ins w:id="1009" w:author="Solimine, Jaclyn V [2]" w:date="2018-04-26T12:59:00Z"/>
                <w:rFonts w:eastAsia="Times New Roman"/>
              </w:rPr>
            </w:pPr>
            <w:ins w:id="1010" w:author="Solimine, Jaclyn V [2]" w:date="2018-04-26T12:59:00Z">
              <w:r w:rsidRPr="003079B2">
                <w:rPr>
                  <w:rFonts w:eastAsia="Times New Roman"/>
                  <w:b/>
                  <w:bCs/>
                </w:rPr>
                <w:t>2</w:t>
              </w:r>
            </w:ins>
          </w:p>
        </w:tc>
        <w:tc>
          <w:tcPr>
            <w:tcW w:w="5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ADADA"/>
            <w:tcMar>
              <w:top w:w="72" w:type="dxa"/>
              <w:left w:w="144" w:type="dxa"/>
              <w:bottom w:w="72" w:type="dxa"/>
              <w:right w:w="144" w:type="dxa"/>
            </w:tcMar>
            <w:hideMark/>
            <w:tcPrChange w:id="1011" w:author="Buthelo, AaronRaymond" w:date="2018-04-28T21:03:00Z">
              <w:tcPr>
                <w:tcW w:w="586" w:type="dxa"/>
                <w:tcBorders>
                  <w:top w:val="single" w:sz="8" w:space="0" w:color="000000"/>
                  <w:left w:val="single" w:sz="8" w:space="0" w:color="000000"/>
                  <w:bottom w:val="single" w:sz="8" w:space="0" w:color="000000"/>
                  <w:right w:val="single" w:sz="8" w:space="0" w:color="000000"/>
                </w:tcBorders>
                <w:shd w:val="clear" w:color="auto" w:fill="DADADA"/>
                <w:tcMar>
                  <w:top w:w="72" w:type="dxa"/>
                  <w:left w:w="144" w:type="dxa"/>
                  <w:bottom w:w="72" w:type="dxa"/>
                  <w:right w:w="144" w:type="dxa"/>
                </w:tcMar>
                <w:hideMark/>
              </w:tcPr>
            </w:tcPrChange>
          </w:tcPr>
          <w:p w14:paraId="756F1CC7" w14:textId="77777777" w:rsidR="003079B2" w:rsidRPr="003079B2" w:rsidRDefault="003079B2" w:rsidP="003079B2">
            <w:pPr>
              <w:jc w:val="both"/>
              <w:rPr>
                <w:ins w:id="1012" w:author="Solimine, Jaclyn V [2]" w:date="2018-04-26T12:59:00Z"/>
                <w:rFonts w:eastAsia="Times New Roman"/>
              </w:rPr>
            </w:pPr>
            <w:ins w:id="1013" w:author="Solimine, Jaclyn V [2]" w:date="2018-04-26T12:59:00Z">
              <w:r w:rsidRPr="003079B2">
                <w:rPr>
                  <w:rFonts w:eastAsia="Times New Roman"/>
                  <w:b/>
                  <w:bCs/>
                </w:rPr>
                <w:t>3</w:t>
              </w:r>
            </w:ins>
          </w:p>
        </w:tc>
        <w:tc>
          <w:tcPr>
            <w:tcW w:w="5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ADADA"/>
            <w:tcMar>
              <w:top w:w="72" w:type="dxa"/>
              <w:left w:w="144" w:type="dxa"/>
              <w:bottom w:w="72" w:type="dxa"/>
              <w:right w:w="144" w:type="dxa"/>
            </w:tcMar>
            <w:hideMark/>
            <w:tcPrChange w:id="1014" w:author="Buthelo, AaronRaymond" w:date="2018-04-28T21:03:00Z">
              <w:tcPr>
                <w:tcW w:w="586" w:type="dxa"/>
                <w:tcBorders>
                  <w:top w:val="single" w:sz="8" w:space="0" w:color="000000"/>
                  <w:left w:val="single" w:sz="8" w:space="0" w:color="000000"/>
                  <w:bottom w:val="single" w:sz="8" w:space="0" w:color="000000"/>
                  <w:right w:val="single" w:sz="8" w:space="0" w:color="000000"/>
                </w:tcBorders>
                <w:shd w:val="clear" w:color="auto" w:fill="DADADA"/>
                <w:tcMar>
                  <w:top w:w="72" w:type="dxa"/>
                  <w:left w:w="144" w:type="dxa"/>
                  <w:bottom w:w="72" w:type="dxa"/>
                  <w:right w:w="144" w:type="dxa"/>
                </w:tcMar>
                <w:hideMark/>
              </w:tcPr>
            </w:tcPrChange>
          </w:tcPr>
          <w:p w14:paraId="42B00277" w14:textId="77777777" w:rsidR="003079B2" w:rsidRPr="003079B2" w:rsidRDefault="003079B2" w:rsidP="003079B2">
            <w:pPr>
              <w:jc w:val="both"/>
              <w:rPr>
                <w:ins w:id="1015" w:author="Solimine, Jaclyn V [2]" w:date="2018-04-26T12:59:00Z"/>
                <w:rFonts w:eastAsia="Times New Roman"/>
              </w:rPr>
            </w:pPr>
            <w:ins w:id="1016" w:author="Solimine, Jaclyn V [2]" w:date="2018-04-26T12:59:00Z">
              <w:r w:rsidRPr="003079B2">
                <w:rPr>
                  <w:rFonts w:eastAsia="Times New Roman"/>
                  <w:b/>
                  <w:bCs/>
                </w:rPr>
                <w:t>4</w:t>
              </w:r>
            </w:ins>
          </w:p>
        </w:tc>
      </w:tr>
      <w:tr w:rsidR="003079B2" w:rsidRPr="003079B2" w14:paraId="4FE9BA7C" w14:textId="77777777" w:rsidTr="02676EF7">
        <w:trPr>
          <w:trHeight w:val="278"/>
          <w:ins w:id="1017" w:author="Solimine, Jaclyn V [2]" w:date="2018-04-26T12:59:00Z"/>
          <w:trPrChange w:id="1018" w:author="Buthelo, AaronRaymond" w:date="2018-04-28T21:03:00Z">
            <w:trPr>
              <w:trHeight w:val="278"/>
            </w:trPr>
          </w:trPrChange>
        </w:trPr>
        <w:tc>
          <w:tcPr>
            <w:tcW w:w="5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ADADA"/>
            <w:tcMar>
              <w:top w:w="72" w:type="dxa"/>
              <w:left w:w="144" w:type="dxa"/>
              <w:bottom w:w="72" w:type="dxa"/>
              <w:right w:w="144" w:type="dxa"/>
            </w:tcMar>
            <w:hideMark/>
            <w:tcPrChange w:id="1019" w:author="Buthelo, AaronRaymond" w:date="2018-04-28T21:03:00Z">
              <w:tcPr>
                <w:tcW w:w="586" w:type="dxa"/>
                <w:tcBorders>
                  <w:top w:val="single" w:sz="8" w:space="0" w:color="000000"/>
                  <w:left w:val="single" w:sz="8" w:space="0" w:color="000000"/>
                  <w:bottom w:val="single" w:sz="8" w:space="0" w:color="000000"/>
                  <w:right w:val="single" w:sz="8" w:space="0" w:color="000000"/>
                </w:tcBorders>
                <w:shd w:val="clear" w:color="auto" w:fill="DADADA"/>
                <w:tcMar>
                  <w:top w:w="72" w:type="dxa"/>
                  <w:left w:w="144" w:type="dxa"/>
                  <w:bottom w:w="72" w:type="dxa"/>
                  <w:right w:w="144" w:type="dxa"/>
                </w:tcMar>
                <w:hideMark/>
              </w:tcPr>
            </w:tcPrChange>
          </w:tcPr>
          <w:p w14:paraId="513C0DCB" w14:textId="4756B5E1" w:rsidR="003079B2" w:rsidRPr="003079B2" w:rsidRDefault="003079B2" w:rsidP="003079B2">
            <w:pPr>
              <w:jc w:val="both"/>
              <w:rPr>
                <w:ins w:id="1020" w:author="Solimine, Jaclyn V [2]" w:date="2018-04-26T12:59:00Z"/>
                <w:rFonts w:eastAsia="Times New Roman"/>
              </w:rPr>
            </w:pPr>
            <w:ins w:id="1021" w:author="Solimine, Jaclyn V [2]" w:date="2018-04-26T12:59:00Z">
              <w:r w:rsidRPr="003079B2">
                <w:rPr>
                  <w:rFonts w:eastAsia="Times New Roman"/>
                  <w:b/>
                  <w:bCs/>
                </w:rPr>
                <w:t>1</w:t>
              </w:r>
            </w:ins>
          </w:p>
        </w:tc>
        <w:tc>
          <w:tcPr>
            <w:tcW w:w="5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Change w:id="1022" w:author="Buthelo, AaronRaymond" w:date="2018-04-28T21:03:00Z">
              <w:tcPr>
                <w:tcW w:w="5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14:paraId="07EA06FB" w14:textId="07529372" w:rsidR="003079B2" w:rsidRPr="003079B2" w:rsidRDefault="003079B2" w:rsidP="003079B2">
            <w:pPr>
              <w:jc w:val="both"/>
              <w:rPr>
                <w:ins w:id="1023" w:author="Solimine, Jaclyn V [2]" w:date="2018-04-26T12:59:00Z"/>
                <w:rFonts w:eastAsia="Times New Roman"/>
              </w:rPr>
            </w:pPr>
            <w:ins w:id="1024" w:author="Solimine, Jaclyn V [2]" w:date="2018-04-26T12:59:00Z">
              <w:r w:rsidRPr="003079B2">
                <w:rPr>
                  <w:rFonts w:eastAsia="Times New Roman"/>
                </w:rPr>
                <w:t>0</w:t>
              </w:r>
            </w:ins>
          </w:p>
        </w:tc>
        <w:tc>
          <w:tcPr>
            <w:tcW w:w="5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Change w:id="1025" w:author="Buthelo, AaronRaymond" w:date="2018-04-28T21:03:00Z">
              <w:tcPr>
                <w:tcW w:w="5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14:paraId="381A83AE" w14:textId="22C71E34" w:rsidR="003079B2" w:rsidRPr="003079B2" w:rsidRDefault="003079B2" w:rsidP="003079B2">
            <w:pPr>
              <w:jc w:val="both"/>
              <w:rPr>
                <w:ins w:id="1026" w:author="Solimine, Jaclyn V [2]" w:date="2018-04-26T12:59:00Z"/>
                <w:rFonts w:eastAsia="Times New Roman"/>
              </w:rPr>
            </w:pPr>
            <w:ins w:id="1027" w:author="Solimine, Jaclyn V [2]" w:date="2018-04-26T12:59:00Z">
              <w:r w:rsidRPr="003079B2">
                <w:rPr>
                  <w:rFonts w:eastAsia="Times New Roman"/>
                </w:rPr>
                <w:t>1</w:t>
              </w:r>
            </w:ins>
          </w:p>
        </w:tc>
        <w:tc>
          <w:tcPr>
            <w:tcW w:w="5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Change w:id="1028" w:author="Buthelo, AaronRaymond" w:date="2018-04-28T21:03:00Z">
              <w:tcPr>
                <w:tcW w:w="5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14:paraId="6C3A8266" w14:textId="21D8A4ED" w:rsidR="003079B2" w:rsidRPr="003079B2" w:rsidRDefault="003079B2" w:rsidP="003079B2">
            <w:pPr>
              <w:jc w:val="both"/>
              <w:rPr>
                <w:ins w:id="1029" w:author="Solimine, Jaclyn V [2]" w:date="2018-04-26T12:59:00Z"/>
                <w:rFonts w:eastAsia="Times New Roman"/>
              </w:rPr>
            </w:pPr>
            <w:ins w:id="1030" w:author="Solimine, Jaclyn V [2]" w:date="2018-04-26T12:59:00Z">
              <w:r w:rsidRPr="003079B2">
                <w:rPr>
                  <w:rFonts w:eastAsia="Times New Roman"/>
                </w:rPr>
                <w:t>1</w:t>
              </w:r>
            </w:ins>
          </w:p>
        </w:tc>
        <w:tc>
          <w:tcPr>
            <w:tcW w:w="5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Change w:id="1031" w:author="Buthelo, AaronRaymond" w:date="2018-04-28T21:03:00Z">
              <w:tcPr>
                <w:tcW w:w="5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14:paraId="1BA97B3E" w14:textId="3B02AF0D" w:rsidR="003079B2" w:rsidRPr="003079B2" w:rsidRDefault="003079B2" w:rsidP="003079B2">
            <w:pPr>
              <w:jc w:val="both"/>
              <w:rPr>
                <w:ins w:id="1032" w:author="Solimine, Jaclyn V [2]" w:date="2018-04-26T12:59:00Z"/>
                <w:rFonts w:eastAsia="Times New Roman"/>
              </w:rPr>
            </w:pPr>
            <w:ins w:id="1033" w:author="Solimine, Jaclyn V [2]" w:date="2018-04-26T12:59:00Z">
              <w:r w:rsidRPr="003079B2">
                <w:rPr>
                  <w:rFonts w:eastAsia="Times New Roman"/>
                </w:rPr>
                <w:t>1</w:t>
              </w:r>
            </w:ins>
          </w:p>
        </w:tc>
      </w:tr>
      <w:tr w:rsidR="003079B2" w:rsidRPr="003079B2" w14:paraId="41CC090C" w14:textId="77777777" w:rsidTr="02676EF7">
        <w:trPr>
          <w:trHeight w:val="278"/>
          <w:ins w:id="1034" w:author="Solimine, Jaclyn V [2]" w:date="2018-04-26T12:59:00Z"/>
          <w:trPrChange w:id="1035" w:author="Buthelo, AaronRaymond" w:date="2018-04-28T21:03:00Z">
            <w:trPr>
              <w:trHeight w:val="278"/>
            </w:trPr>
          </w:trPrChange>
        </w:trPr>
        <w:tc>
          <w:tcPr>
            <w:tcW w:w="5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ADADA"/>
            <w:tcMar>
              <w:top w:w="72" w:type="dxa"/>
              <w:left w:w="144" w:type="dxa"/>
              <w:bottom w:w="72" w:type="dxa"/>
              <w:right w:w="144" w:type="dxa"/>
            </w:tcMar>
            <w:hideMark/>
            <w:tcPrChange w:id="1036" w:author="Buthelo, AaronRaymond" w:date="2018-04-28T21:03:00Z">
              <w:tcPr>
                <w:tcW w:w="586" w:type="dxa"/>
                <w:tcBorders>
                  <w:top w:val="single" w:sz="8" w:space="0" w:color="000000"/>
                  <w:left w:val="single" w:sz="8" w:space="0" w:color="000000"/>
                  <w:bottom w:val="single" w:sz="8" w:space="0" w:color="000000"/>
                  <w:right w:val="single" w:sz="8" w:space="0" w:color="000000"/>
                </w:tcBorders>
                <w:shd w:val="clear" w:color="auto" w:fill="DADADA"/>
                <w:tcMar>
                  <w:top w:w="72" w:type="dxa"/>
                  <w:left w:w="144" w:type="dxa"/>
                  <w:bottom w:w="72" w:type="dxa"/>
                  <w:right w:w="144" w:type="dxa"/>
                </w:tcMar>
                <w:hideMark/>
              </w:tcPr>
            </w:tcPrChange>
          </w:tcPr>
          <w:p w14:paraId="54A41364" w14:textId="631AAE73" w:rsidR="003079B2" w:rsidRPr="003079B2" w:rsidRDefault="003079B2">
            <w:pPr>
              <w:jc w:val="both"/>
              <w:rPr>
                <w:rFonts w:eastAsia="Times New Roman"/>
                <w:b/>
                <w:bCs/>
                <w:rPrChange w:id="1037" w:author="Buthelo, AaronRaymond" w:date="2018-04-28T21:03:00Z">
                  <w:rPr/>
                </w:rPrChange>
              </w:rPr>
            </w:pPr>
            <w:ins w:id="1038" w:author="Solimine, Jaclyn V [2]" w:date="2018-04-26T13:02:00Z">
              <w:r w:rsidRPr="75D2AEB5">
                <w:rPr>
                  <w:rFonts w:eastAsia="Times New Roman"/>
                  <w:b/>
                  <w:bCs/>
                  <w:rPrChange w:id="1039" w:author="Buthelo, AaronRaymond" w:date="2018-04-28T20:57:00Z">
                    <w:rPr>
                      <w:rFonts w:eastAsia="Times New Roman"/>
                    </w:rPr>
                  </w:rPrChange>
                </w:rPr>
                <w:t>2</w:t>
              </w:r>
            </w:ins>
          </w:p>
        </w:tc>
        <w:tc>
          <w:tcPr>
            <w:tcW w:w="5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Change w:id="1040" w:author="Buthelo, AaronRaymond" w:date="2018-04-28T21:03:00Z">
              <w:tcPr>
                <w:tcW w:w="5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14:paraId="3588D632" w14:textId="10B656AA" w:rsidR="003079B2" w:rsidRPr="003079B2" w:rsidRDefault="003079B2" w:rsidP="003079B2">
            <w:pPr>
              <w:jc w:val="both"/>
              <w:rPr>
                <w:ins w:id="1041" w:author="Solimine, Jaclyn V [2]" w:date="2018-04-26T12:59:00Z"/>
                <w:rFonts w:eastAsia="Times New Roman"/>
              </w:rPr>
            </w:pPr>
            <w:ins w:id="1042" w:author="Solimine, Jaclyn V [2]" w:date="2018-04-26T13:02:00Z">
              <w:r>
                <w:rPr>
                  <w:rFonts w:eastAsia="Times New Roman"/>
                </w:rPr>
                <w:t>1</w:t>
              </w:r>
            </w:ins>
          </w:p>
        </w:tc>
        <w:tc>
          <w:tcPr>
            <w:tcW w:w="5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Change w:id="1043" w:author="Buthelo, AaronRaymond" w:date="2018-04-28T21:03:00Z">
              <w:tcPr>
                <w:tcW w:w="5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14:paraId="5D8E0119" w14:textId="46F9A359" w:rsidR="003079B2" w:rsidRPr="003079B2" w:rsidRDefault="003079B2" w:rsidP="003079B2">
            <w:pPr>
              <w:jc w:val="both"/>
              <w:rPr>
                <w:ins w:id="1044" w:author="Solimine, Jaclyn V [2]" w:date="2018-04-26T12:59:00Z"/>
                <w:rFonts w:eastAsia="Times New Roman"/>
              </w:rPr>
            </w:pPr>
            <w:ins w:id="1045" w:author="Solimine, Jaclyn V [2]" w:date="2018-04-26T13:02:00Z">
              <w:r>
                <w:rPr>
                  <w:rFonts w:eastAsia="Times New Roman"/>
                </w:rPr>
                <w:t>0</w:t>
              </w:r>
            </w:ins>
          </w:p>
        </w:tc>
        <w:tc>
          <w:tcPr>
            <w:tcW w:w="5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Change w:id="1046" w:author="Buthelo, AaronRaymond" w:date="2018-04-28T21:03:00Z">
              <w:tcPr>
                <w:tcW w:w="5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14:paraId="2BCCFA1E" w14:textId="0D2B2ECD" w:rsidR="003079B2" w:rsidRPr="003079B2" w:rsidRDefault="003079B2" w:rsidP="003079B2">
            <w:pPr>
              <w:jc w:val="both"/>
              <w:rPr>
                <w:ins w:id="1047" w:author="Solimine, Jaclyn V [2]" w:date="2018-04-26T12:59:00Z"/>
                <w:rFonts w:eastAsia="Times New Roman"/>
              </w:rPr>
            </w:pPr>
            <w:ins w:id="1048" w:author="Solimine, Jaclyn V [2]" w:date="2018-04-26T13:02:00Z">
              <w:r>
                <w:rPr>
                  <w:rFonts w:eastAsia="Times New Roman"/>
                </w:rPr>
                <w:t>1</w:t>
              </w:r>
            </w:ins>
          </w:p>
        </w:tc>
        <w:tc>
          <w:tcPr>
            <w:tcW w:w="5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Change w:id="1049" w:author="Buthelo, AaronRaymond" w:date="2018-04-28T21:03:00Z">
              <w:tcPr>
                <w:tcW w:w="5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14:paraId="71A42929" w14:textId="3A89B741" w:rsidR="003079B2" w:rsidRPr="003079B2" w:rsidRDefault="003079B2" w:rsidP="003079B2">
            <w:pPr>
              <w:jc w:val="both"/>
              <w:rPr>
                <w:ins w:id="1050" w:author="Solimine, Jaclyn V [2]" w:date="2018-04-26T12:59:00Z"/>
                <w:rFonts w:eastAsia="Times New Roman"/>
              </w:rPr>
            </w:pPr>
            <w:ins w:id="1051" w:author="Solimine, Jaclyn V [2]" w:date="2018-04-26T13:02:00Z">
              <w:r>
                <w:rPr>
                  <w:rFonts w:eastAsia="Times New Roman"/>
                </w:rPr>
                <w:t>1</w:t>
              </w:r>
            </w:ins>
          </w:p>
        </w:tc>
      </w:tr>
      <w:tr w:rsidR="003079B2" w:rsidRPr="003079B2" w14:paraId="1935156F" w14:textId="77777777" w:rsidTr="02676EF7">
        <w:trPr>
          <w:trHeight w:val="278"/>
          <w:ins w:id="1052" w:author="Solimine, Jaclyn V [2]" w:date="2018-04-26T12:59:00Z"/>
          <w:trPrChange w:id="1053" w:author="Buthelo, AaronRaymond" w:date="2018-04-28T21:03:00Z">
            <w:trPr>
              <w:trHeight w:val="278"/>
            </w:trPr>
          </w:trPrChange>
        </w:trPr>
        <w:tc>
          <w:tcPr>
            <w:tcW w:w="5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ADADA"/>
            <w:tcMar>
              <w:top w:w="72" w:type="dxa"/>
              <w:left w:w="144" w:type="dxa"/>
              <w:bottom w:w="72" w:type="dxa"/>
              <w:right w:w="144" w:type="dxa"/>
            </w:tcMar>
            <w:hideMark/>
            <w:tcPrChange w:id="1054" w:author="Buthelo, AaronRaymond" w:date="2018-04-28T21:03:00Z">
              <w:tcPr>
                <w:tcW w:w="586" w:type="dxa"/>
                <w:tcBorders>
                  <w:top w:val="single" w:sz="8" w:space="0" w:color="000000"/>
                  <w:left w:val="single" w:sz="8" w:space="0" w:color="000000"/>
                  <w:bottom w:val="single" w:sz="8" w:space="0" w:color="000000"/>
                  <w:right w:val="single" w:sz="8" w:space="0" w:color="000000"/>
                </w:tcBorders>
                <w:shd w:val="clear" w:color="auto" w:fill="DADADA"/>
                <w:tcMar>
                  <w:top w:w="72" w:type="dxa"/>
                  <w:left w:w="144" w:type="dxa"/>
                  <w:bottom w:w="72" w:type="dxa"/>
                  <w:right w:w="144" w:type="dxa"/>
                </w:tcMar>
                <w:hideMark/>
              </w:tcPr>
            </w:tcPrChange>
          </w:tcPr>
          <w:p w14:paraId="4B83F4A4" w14:textId="77777777" w:rsidR="003079B2" w:rsidRPr="003079B2" w:rsidRDefault="003079B2" w:rsidP="003079B2">
            <w:pPr>
              <w:jc w:val="both"/>
              <w:rPr>
                <w:ins w:id="1055" w:author="Solimine, Jaclyn V [2]" w:date="2018-04-26T12:59:00Z"/>
                <w:rFonts w:eastAsia="Times New Roman"/>
              </w:rPr>
            </w:pPr>
            <w:ins w:id="1056" w:author="Solimine, Jaclyn V [2]" w:date="2018-04-26T12:59:00Z">
              <w:r w:rsidRPr="003079B2">
                <w:rPr>
                  <w:rFonts w:eastAsia="Times New Roman"/>
                  <w:b/>
                  <w:bCs/>
                </w:rPr>
                <w:t>3</w:t>
              </w:r>
            </w:ins>
          </w:p>
        </w:tc>
        <w:tc>
          <w:tcPr>
            <w:tcW w:w="5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Change w:id="1057" w:author="Buthelo, AaronRaymond" w:date="2018-04-28T21:03:00Z">
              <w:tcPr>
                <w:tcW w:w="5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14:paraId="204D04E8" w14:textId="77777777" w:rsidR="003079B2" w:rsidRPr="003079B2" w:rsidRDefault="003079B2" w:rsidP="003079B2">
            <w:pPr>
              <w:jc w:val="both"/>
              <w:rPr>
                <w:ins w:id="1058" w:author="Solimine, Jaclyn V [2]" w:date="2018-04-26T12:59:00Z"/>
                <w:rFonts w:eastAsia="Times New Roman"/>
              </w:rPr>
            </w:pPr>
            <w:ins w:id="1059" w:author="Solimine, Jaclyn V [2]" w:date="2018-04-26T12:59:00Z">
              <w:r w:rsidRPr="003079B2">
                <w:rPr>
                  <w:rFonts w:eastAsia="Times New Roman"/>
                </w:rPr>
                <w:t>1</w:t>
              </w:r>
            </w:ins>
          </w:p>
        </w:tc>
        <w:tc>
          <w:tcPr>
            <w:tcW w:w="5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Change w:id="1060" w:author="Buthelo, AaronRaymond" w:date="2018-04-28T21:03:00Z">
              <w:tcPr>
                <w:tcW w:w="5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14:paraId="45C1FD24" w14:textId="77777777" w:rsidR="003079B2" w:rsidRPr="003079B2" w:rsidRDefault="003079B2" w:rsidP="003079B2">
            <w:pPr>
              <w:jc w:val="both"/>
              <w:rPr>
                <w:ins w:id="1061" w:author="Solimine, Jaclyn V [2]" w:date="2018-04-26T12:59:00Z"/>
                <w:rFonts w:eastAsia="Times New Roman"/>
              </w:rPr>
            </w:pPr>
            <w:ins w:id="1062" w:author="Solimine, Jaclyn V [2]" w:date="2018-04-26T12:59:00Z">
              <w:r w:rsidRPr="003079B2">
                <w:rPr>
                  <w:rFonts w:eastAsia="Times New Roman"/>
                </w:rPr>
                <w:t>1</w:t>
              </w:r>
            </w:ins>
          </w:p>
        </w:tc>
        <w:tc>
          <w:tcPr>
            <w:tcW w:w="5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Change w:id="1063" w:author="Buthelo, AaronRaymond" w:date="2018-04-28T21:03:00Z">
              <w:tcPr>
                <w:tcW w:w="5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14:paraId="3E192525" w14:textId="77777777" w:rsidR="003079B2" w:rsidRPr="003079B2" w:rsidRDefault="003079B2" w:rsidP="003079B2">
            <w:pPr>
              <w:jc w:val="both"/>
              <w:rPr>
                <w:ins w:id="1064" w:author="Solimine, Jaclyn V [2]" w:date="2018-04-26T12:59:00Z"/>
                <w:rFonts w:eastAsia="Times New Roman"/>
              </w:rPr>
            </w:pPr>
            <w:ins w:id="1065" w:author="Solimine, Jaclyn V [2]" w:date="2018-04-26T12:59:00Z">
              <w:r w:rsidRPr="003079B2">
                <w:rPr>
                  <w:rFonts w:eastAsia="Times New Roman"/>
                </w:rPr>
                <w:t>0</w:t>
              </w:r>
            </w:ins>
          </w:p>
        </w:tc>
        <w:tc>
          <w:tcPr>
            <w:tcW w:w="5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Change w:id="1066" w:author="Buthelo, AaronRaymond" w:date="2018-04-28T21:03:00Z">
              <w:tcPr>
                <w:tcW w:w="5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14:paraId="65B2D8D3" w14:textId="77777777" w:rsidR="003079B2" w:rsidRPr="003079B2" w:rsidRDefault="003079B2" w:rsidP="003079B2">
            <w:pPr>
              <w:jc w:val="both"/>
              <w:rPr>
                <w:ins w:id="1067" w:author="Solimine, Jaclyn V [2]" w:date="2018-04-26T12:59:00Z"/>
                <w:rFonts w:eastAsia="Times New Roman"/>
              </w:rPr>
            </w:pPr>
            <w:ins w:id="1068" w:author="Solimine, Jaclyn V [2]" w:date="2018-04-26T12:59:00Z">
              <w:r w:rsidRPr="003079B2">
                <w:rPr>
                  <w:rFonts w:eastAsia="Times New Roman"/>
                </w:rPr>
                <w:t>1</w:t>
              </w:r>
            </w:ins>
          </w:p>
        </w:tc>
      </w:tr>
      <w:tr w:rsidR="003079B2" w:rsidRPr="003079B2" w14:paraId="74175A96" w14:textId="77777777" w:rsidTr="02676EF7">
        <w:trPr>
          <w:trHeight w:val="278"/>
          <w:ins w:id="1069" w:author="Solimine, Jaclyn V [2]" w:date="2018-04-26T12:59:00Z"/>
          <w:trPrChange w:id="1070" w:author="Buthelo, AaronRaymond" w:date="2018-04-28T21:03:00Z">
            <w:trPr>
              <w:trHeight w:val="278"/>
            </w:trPr>
          </w:trPrChange>
        </w:trPr>
        <w:tc>
          <w:tcPr>
            <w:tcW w:w="5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ADADA"/>
            <w:tcMar>
              <w:top w:w="72" w:type="dxa"/>
              <w:left w:w="144" w:type="dxa"/>
              <w:bottom w:w="72" w:type="dxa"/>
              <w:right w:w="144" w:type="dxa"/>
            </w:tcMar>
            <w:hideMark/>
            <w:tcPrChange w:id="1071" w:author="Buthelo, AaronRaymond" w:date="2018-04-28T21:03:00Z">
              <w:tcPr>
                <w:tcW w:w="586" w:type="dxa"/>
                <w:tcBorders>
                  <w:top w:val="single" w:sz="8" w:space="0" w:color="000000"/>
                  <w:left w:val="single" w:sz="8" w:space="0" w:color="000000"/>
                  <w:bottom w:val="single" w:sz="8" w:space="0" w:color="000000"/>
                  <w:right w:val="single" w:sz="8" w:space="0" w:color="000000"/>
                </w:tcBorders>
                <w:shd w:val="clear" w:color="auto" w:fill="DADADA"/>
                <w:tcMar>
                  <w:top w:w="72" w:type="dxa"/>
                  <w:left w:w="144" w:type="dxa"/>
                  <w:bottom w:w="72" w:type="dxa"/>
                  <w:right w:w="144" w:type="dxa"/>
                </w:tcMar>
                <w:hideMark/>
              </w:tcPr>
            </w:tcPrChange>
          </w:tcPr>
          <w:p w14:paraId="248403B1" w14:textId="77777777" w:rsidR="003079B2" w:rsidRPr="003079B2" w:rsidRDefault="003079B2" w:rsidP="003079B2">
            <w:pPr>
              <w:jc w:val="both"/>
              <w:rPr>
                <w:ins w:id="1072" w:author="Solimine, Jaclyn V [2]" w:date="2018-04-26T12:59:00Z"/>
                <w:rFonts w:eastAsia="Times New Roman"/>
              </w:rPr>
            </w:pPr>
            <w:ins w:id="1073" w:author="Solimine, Jaclyn V [2]" w:date="2018-04-26T12:59:00Z">
              <w:r w:rsidRPr="003079B2">
                <w:rPr>
                  <w:rFonts w:eastAsia="Times New Roman"/>
                  <w:b/>
                  <w:bCs/>
                </w:rPr>
                <w:t>4</w:t>
              </w:r>
            </w:ins>
          </w:p>
        </w:tc>
        <w:tc>
          <w:tcPr>
            <w:tcW w:w="5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Change w:id="1074" w:author="Buthelo, AaronRaymond" w:date="2018-04-28T21:03:00Z">
              <w:tcPr>
                <w:tcW w:w="5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14:paraId="778E51E6" w14:textId="77777777" w:rsidR="003079B2" w:rsidRPr="003079B2" w:rsidRDefault="003079B2" w:rsidP="003079B2">
            <w:pPr>
              <w:jc w:val="both"/>
              <w:rPr>
                <w:ins w:id="1075" w:author="Solimine, Jaclyn V [2]" w:date="2018-04-26T12:59:00Z"/>
                <w:rFonts w:eastAsia="Times New Roman"/>
              </w:rPr>
            </w:pPr>
            <w:ins w:id="1076" w:author="Solimine, Jaclyn V [2]" w:date="2018-04-26T12:59:00Z">
              <w:r w:rsidRPr="003079B2">
                <w:rPr>
                  <w:rFonts w:eastAsia="Times New Roman"/>
                </w:rPr>
                <w:t>1</w:t>
              </w:r>
            </w:ins>
          </w:p>
        </w:tc>
        <w:tc>
          <w:tcPr>
            <w:tcW w:w="5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Change w:id="1077" w:author="Buthelo, AaronRaymond" w:date="2018-04-28T21:03:00Z">
              <w:tcPr>
                <w:tcW w:w="5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14:paraId="29E8D207" w14:textId="77777777" w:rsidR="003079B2" w:rsidRPr="003079B2" w:rsidRDefault="003079B2" w:rsidP="003079B2">
            <w:pPr>
              <w:jc w:val="both"/>
              <w:rPr>
                <w:ins w:id="1078" w:author="Solimine, Jaclyn V [2]" w:date="2018-04-26T12:59:00Z"/>
                <w:rFonts w:eastAsia="Times New Roman"/>
              </w:rPr>
            </w:pPr>
            <w:ins w:id="1079" w:author="Solimine, Jaclyn V [2]" w:date="2018-04-26T12:59:00Z">
              <w:r w:rsidRPr="003079B2">
                <w:rPr>
                  <w:rFonts w:eastAsia="Times New Roman"/>
                </w:rPr>
                <w:t>1</w:t>
              </w:r>
            </w:ins>
          </w:p>
        </w:tc>
        <w:tc>
          <w:tcPr>
            <w:tcW w:w="5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Change w:id="1080" w:author="Buthelo, AaronRaymond" w:date="2018-04-28T21:03:00Z">
              <w:tcPr>
                <w:tcW w:w="5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14:paraId="63CE188E" w14:textId="77777777" w:rsidR="003079B2" w:rsidRPr="003079B2" w:rsidRDefault="003079B2" w:rsidP="003079B2">
            <w:pPr>
              <w:jc w:val="both"/>
              <w:rPr>
                <w:ins w:id="1081" w:author="Solimine, Jaclyn V [2]" w:date="2018-04-26T12:59:00Z"/>
                <w:rFonts w:eastAsia="Times New Roman"/>
              </w:rPr>
            </w:pPr>
            <w:ins w:id="1082" w:author="Solimine, Jaclyn V [2]" w:date="2018-04-26T12:59:00Z">
              <w:r w:rsidRPr="003079B2">
                <w:rPr>
                  <w:rFonts w:eastAsia="Times New Roman"/>
                </w:rPr>
                <w:t>1</w:t>
              </w:r>
            </w:ins>
          </w:p>
        </w:tc>
        <w:tc>
          <w:tcPr>
            <w:tcW w:w="5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Change w:id="1083" w:author="Buthelo, AaronRaymond" w:date="2018-04-28T21:03:00Z">
              <w:tcPr>
                <w:tcW w:w="5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14:paraId="7490DA65" w14:textId="77777777" w:rsidR="003079B2" w:rsidRPr="003079B2" w:rsidRDefault="003079B2" w:rsidP="003079B2">
            <w:pPr>
              <w:jc w:val="both"/>
              <w:rPr>
                <w:ins w:id="1084" w:author="Solimine, Jaclyn V [2]" w:date="2018-04-26T12:59:00Z"/>
                <w:rFonts w:eastAsia="Times New Roman"/>
              </w:rPr>
            </w:pPr>
            <w:ins w:id="1085" w:author="Solimine, Jaclyn V [2]" w:date="2018-04-26T12:59:00Z">
              <w:r w:rsidRPr="003079B2">
                <w:rPr>
                  <w:rFonts w:eastAsia="Times New Roman"/>
                </w:rPr>
                <w:t>0</w:t>
              </w:r>
            </w:ins>
          </w:p>
        </w:tc>
      </w:tr>
    </w:tbl>
    <w:tbl>
      <w:tblPr>
        <w:tblpPr w:leftFromText="180" w:rightFromText="180" w:vertAnchor="text" w:horzAnchor="page" w:tblpX="6967" w:tblpY="-2192"/>
        <w:tblW w:w="2950" w:type="dxa"/>
        <w:tblCellMar>
          <w:left w:w="0" w:type="dxa"/>
          <w:right w:w="0" w:type="dxa"/>
        </w:tblCellMar>
        <w:tblLook w:val="0420" w:firstRow="1" w:lastRow="0" w:firstColumn="0" w:lastColumn="0" w:noHBand="0" w:noVBand="1"/>
        <w:tblPrChange w:id="1086" w:author="Buthelo, AaronRaymond" w:date="2018-04-28T21:03:00Z">
          <w:tblPr>
            <w:tblpPr w:leftFromText="180" w:rightFromText="180" w:vertAnchor="text" w:horzAnchor="page" w:tblpX="6403" w:tblpY="-2212"/>
            <w:tblW w:w="2950" w:type="dxa"/>
            <w:tblCellMar>
              <w:left w:w="0" w:type="dxa"/>
              <w:right w:w="0" w:type="dxa"/>
            </w:tblCellMar>
            <w:tblLook w:val="0420" w:firstRow="1" w:lastRow="0" w:firstColumn="0" w:lastColumn="0" w:noHBand="0" w:noVBand="1"/>
          </w:tblPr>
        </w:tblPrChange>
      </w:tblPr>
      <w:tblGrid>
        <w:gridCol w:w="590"/>
        <w:gridCol w:w="590"/>
        <w:gridCol w:w="590"/>
        <w:gridCol w:w="590"/>
        <w:gridCol w:w="590"/>
        <w:tblGridChange w:id="1087">
          <w:tblGrid>
            <w:gridCol w:w="590"/>
            <w:gridCol w:w="590"/>
            <w:gridCol w:w="590"/>
            <w:gridCol w:w="590"/>
            <w:gridCol w:w="590"/>
          </w:tblGrid>
        </w:tblGridChange>
      </w:tblGrid>
      <w:tr w:rsidR="003079B2" w:rsidRPr="003079B2" w14:paraId="21D69490" w14:textId="77777777" w:rsidTr="02676EF7">
        <w:trPr>
          <w:trHeight w:val="213"/>
          <w:ins w:id="1088" w:author="Solimine, Jaclyn V [2]" w:date="2018-04-26T12:59:00Z"/>
          <w:trPrChange w:id="1089" w:author="Buthelo, AaronRaymond" w:date="2018-04-28T21:03:00Z">
            <w:trPr>
              <w:trHeight w:val="213"/>
            </w:trPr>
          </w:trPrChange>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ADADA"/>
            <w:tcMar>
              <w:top w:w="72" w:type="dxa"/>
              <w:left w:w="144" w:type="dxa"/>
              <w:bottom w:w="72" w:type="dxa"/>
              <w:right w:w="144" w:type="dxa"/>
            </w:tcMar>
            <w:hideMark/>
            <w:tcPrChange w:id="1090" w:author="Buthelo, AaronRaymond" w:date="2018-04-28T21:03:00Z">
              <w:tcPr>
                <w:tcW w:w="590" w:type="dxa"/>
                <w:tcBorders>
                  <w:top w:val="single" w:sz="8" w:space="0" w:color="000000"/>
                  <w:left w:val="single" w:sz="8" w:space="0" w:color="000000"/>
                  <w:bottom w:val="single" w:sz="8" w:space="0" w:color="000000"/>
                  <w:right w:val="single" w:sz="8" w:space="0" w:color="000000"/>
                </w:tcBorders>
                <w:shd w:val="clear" w:color="auto" w:fill="DADADA"/>
                <w:tcMar>
                  <w:top w:w="72" w:type="dxa"/>
                  <w:left w:w="144" w:type="dxa"/>
                  <w:bottom w:w="72" w:type="dxa"/>
                  <w:right w:w="144" w:type="dxa"/>
                </w:tcMar>
                <w:hideMark/>
              </w:tcPr>
            </w:tcPrChange>
          </w:tcPr>
          <w:p w14:paraId="5BDF80AD" w14:textId="18814268" w:rsidR="003079B2" w:rsidRPr="003079B2" w:rsidRDefault="003079B2" w:rsidP="003079B2">
            <w:pPr>
              <w:rPr>
                <w:ins w:id="1091" w:author="Solimine, Jaclyn V [2]" w:date="2018-04-26T12:59:00Z"/>
                <w:rFonts w:eastAsia="Times New Roman"/>
              </w:rPr>
            </w:pPr>
          </w:p>
        </w:tc>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ADADA"/>
            <w:tcMar>
              <w:top w:w="72" w:type="dxa"/>
              <w:left w:w="144" w:type="dxa"/>
              <w:bottom w:w="72" w:type="dxa"/>
              <w:right w:w="144" w:type="dxa"/>
            </w:tcMar>
            <w:hideMark/>
            <w:tcPrChange w:id="1092" w:author="Buthelo, AaronRaymond" w:date="2018-04-28T21:03:00Z">
              <w:tcPr>
                <w:tcW w:w="590" w:type="dxa"/>
                <w:tcBorders>
                  <w:top w:val="single" w:sz="8" w:space="0" w:color="000000"/>
                  <w:left w:val="single" w:sz="8" w:space="0" w:color="000000"/>
                  <w:bottom w:val="single" w:sz="8" w:space="0" w:color="000000"/>
                  <w:right w:val="single" w:sz="8" w:space="0" w:color="000000"/>
                </w:tcBorders>
                <w:shd w:val="clear" w:color="auto" w:fill="DADADA"/>
                <w:tcMar>
                  <w:top w:w="72" w:type="dxa"/>
                  <w:left w:w="144" w:type="dxa"/>
                  <w:bottom w:w="72" w:type="dxa"/>
                  <w:right w:w="144" w:type="dxa"/>
                </w:tcMar>
                <w:hideMark/>
              </w:tcPr>
            </w:tcPrChange>
          </w:tcPr>
          <w:p w14:paraId="28585D77" w14:textId="77777777" w:rsidR="003079B2" w:rsidRPr="003079B2" w:rsidRDefault="003079B2" w:rsidP="003079B2">
            <w:pPr>
              <w:jc w:val="center"/>
              <w:rPr>
                <w:ins w:id="1093" w:author="Solimine, Jaclyn V [2]" w:date="2018-04-26T12:59:00Z"/>
                <w:rFonts w:eastAsia="Times New Roman"/>
                <w:rPrChange w:id="1094" w:author="Solimine, Jaclyn V [2]" w:date="2018-04-26T13:00:00Z">
                  <w:rPr>
                    <w:ins w:id="1095" w:author="Solimine, Jaclyn V [2]" w:date="2018-04-26T12:59:00Z"/>
                    <w:rFonts w:ascii="Arial" w:eastAsia="Times New Roman" w:hAnsi="Arial" w:cs="Arial"/>
                    <w:sz w:val="36"/>
                    <w:szCs w:val="36"/>
                  </w:rPr>
                </w:rPrChange>
              </w:rPr>
            </w:pPr>
            <w:ins w:id="1096" w:author="Solimine, Jaclyn V [2]" w:date="2018-04-26T12:59:00Z">
              <w:r w:rsidRPr="003079B2">
                <w:rPr>
                  <w:rFonts w:eastAsia="Times New Roman"/>
                  <w:b/>
                  <w:bCs/>
                  <w:color w:val="000000"/>
                  <w:kern w:val="24"/>
                  <w:rPrChange w:id="1097" w:author="Solimine, Jaclyn V [2]" w:date="2018-04-26T13:00:00Z">
                    <w:rPr>
                      <w:rFonts w:ascii="Calibri" w:eastAsia="Times New Roman" w:hAnsi="Calibri" w:cs="Calibri"/>
                      <w:b/>
                      <w:bCs/>
                      <w:color w:val="000000"/>
                      <w:kern w:val="24"/>
                      <w:sz w:val="36"/>
                      <w:szCs w:val="36"/>
                    </w:rPr>
                  </w:rPrChange>
                </w:rPr>
                <w:t>1</w:t>
              </w:r>
            </w:ins>
          </w:p>
        </w:tc>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ADADA"/>
            <w:tcMar>
              <w:top w:w="72" w:type="dxa"/>
              <w:left w:w="144" w:type="dxa"/>
              <w:bottom w:w="72" w:type="dxa"/>
              <w:right w:w="144" w:type="dxa"/>
            </w:tcMar>
            <w:hideMark/>
            <w:tcPrChange w:id="1098" w:author="Buthelo, AaronRaymond" w:date="2018-04-28T21:03:00Z">
              <w:tcPr>
                <w:tcW w:w="590" w:type="dxa"/>
                <w:tcBorders>
                  <w:top w:val="single" w:sz="8" w:space="0" w:color="000000"/>
                  <w:left w:val="single" w:sz="8" w:space="0" w:color="000000"/>
                  <w:bottom w:val="single" w:sz="8" w:space="0" w:color="000000"/>
                  <w:right w:val="single" w:sz="8" w:space="0" w:color="000000"/>
                </w:tcBorders>
                <w:shd w:val="clear" w:color="auto" w:fill="DADADA"/>
                <w:tcMar>
                  <w:top w:w="72" w:type="dxa"/>
                  <w:left w:w="144" w:type="dxa"/>
                  <w:bottom w:w="72" w:type="dxa"/>
                  <w:right w:w="144" w:type="dxa"/>
                </w:tcMar>
                <w:hideMark/>
              </w:tcPr>
            </w:tcPrChange>
          </w:tcPr>
          <w:p w14:paraId="6106784B" w14:textId="77777777" w:rsidR="003079B2" w:rsidRPr="003079B2" w:rsidRDefault="003079B2" w:rsidP="003079B2">
            <w:pPr>
              <w:jc w:val="center"/>
              <w:rPr>
                <w:ins w:id="1099" w:author="Solimine, Jaclyn V [2]" w:date="2018-04-26T12:59:00Z"/>
                <w:rFonts w:eastAsia="Times New Roman"/>
                <w:rPrChange w:id="1100" w:author="Solimine, Jaclyn V [2]" w:date="2018-04-26T13:00:00Z">
                  <w:rPr>
                    <w:ins w:id="1101" w:author="Solimine, Jaclyn V [2]" w:date="2018-04-26T12:59:00Z"/>
                    <w:rFonts w:ascii="Arial" w:eastAsia="Times New Roman" w:hAnsi="Arial" w:cs="Arial"/>
                    <w:sz w:val="36"/>
                    <w:szCs w:val="36"/>
                  </w:rPr>
                </w:rPrChange>
              </w:rPr>
            </w:pPr>
            <w:ins w:id="1102" w:author="Solimine, Jaclyn V [2]" w:date="2018-04-26T12:59:00Z">
              <w:r w:rsidRPr="003079B2">
                <w:rPr>
                  <w:rFonts w:eastAsia="Times New Roman"/>
                  <w:b/>
                  <w:bCs/>
                  <w:color w:val="000000"/>
                  <w:kern w:val="24"/>
                  <w:rPrChange w:id="1103" w:author="Solimine, Jaclyn V [2]" w:date="2018-04-26T13:00:00Z">
                    <w:rPr>
                      <w:rFonts w:ascii="Calibri" w:eastAsia="Times New Roman" w:hAnsi="Calibri" w:cs="Calibri"/>
                      <w:b/>
                      <w:bCs/>
                      <w:color w:val="000000"/>
                      <w:kern w:val="24"/>
                      <w:sz w:val="36"/>
                      <w:szCs w:val="36"/>
                    </w:rPr>
                  </w:rPrChange>
                </w:rPr>
                <w:t>2</w:t>
              </w:r>
            </w:ins>
          </w:p>
        </w:tc>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ADADA"/>
            <w:tcMar>
              <w:top w:w="72" w:type="dxa"/>
              <w:left w:w="144" w:type="dxa"/>
              <w:bottom w:w="72" w:type="dxa"/>
              <w:right w:w="144" w:type="dxa"/>
            </w:tcMar>
            <w:hideMark/>
            <w:tcPrChange w:id="1104" w:author="Buthelo, AaronRaymond" w:date="2018-04-28T21:03:00Z">
              <w:tcPr>
                <w:tcW w:w="590" w:type="dxa"/>
                <w:tcBorders>
                  <w:top w:val="single" w:sz="8" w:space="0" w:color="000000"/>
                  <w:left w:val="single" w:sz="8" w:space="0" w:color="000000"/>
                  <w:bottom w:val="single" w:sz="8" w:space="0" w:color="000000"/>
                  <w:right w:val="single" w:sz="8" w:space="0" w:color="000000"/>
                </w:tcBorders>
                <w:shd w:val="clear" w:color="auto" w:fill="DADADA"/>
                <w:tcMar>
                  <w:top w:w="72" w:type="dxa"/>
                  <w:left w:w="144" w:type="dxa"/>
                  <w:bottom w:w="72" w:type="dxa"/>
                  <w:right w:w="144" w:type="dxa"/>
                </w:tcMar>
                <w:hideMark/>
              </w:tcPr>
            </w:tcPrChange>
          </w:tcPr>
          <w:p w14:paraId="5041BBD2" w14:textId="77777777" w:rsidR="003079B2" w:rsidRPr="003079B2" w:rsidRDefault="003079B2" w:rsidP="003079B2">
            <w:pPr>
              <w:jc w:val="center"/>
              <w:rPr>
                <w:ins w:id="1105" w:author="Solimine, Jaclyn V [2]" w:date="2018-04-26T12:59:00Z"/>
                <w:rFonts w:eastAsia="Times New Roman"/>
                <w:rPrChange w:id="1106" w:author="Solimine, Jaclyn V [2]" w:date="2018-04-26T13:00:00Z">
                  <w:rPr>
                    <w:ins w:id="1107" w:author="Solimine, Jaclyn V [2]" w:date="2018-04-26T12:59:00Z"/>
                    <w:rFonts w:ascii="Arial" w:eastAsia="Times New Roman" w:hAnsi="Arial" w:cs="Arial"/>
                    <w:sz w:val="36"/>
                    <w:szCs w:val="36"/>
                  </w:rPr>
                </w:rPrChange>
              </w:rPr>
            </w:pPr>
            <w:ins w:id="1108" w:author="Solimine, Jaclyn V [2]" w:date="2018-04-26T12:59:00Z">
              <w:r w:rsidRPr="003079B2">
                <w:rPr>
                  <w:rFonts w:eastAsia="Times New Roman"/>
                  <w:b/>
                  <w:bCs/>
                  <w:color w:val="000000"/>
                  <w:kern w:val="24"/>
                  <w:rPrChange w:id="1109" w:author="Solimine, Jaclyn V [2]" w:date="2018-04-26T13:00:00Z">
                    <w:rPr>
                      <w:rFonts w:ascii="Calibri" w:eastAsia="Times New Roman" w:hAnsi="Calibri" w:cs="Calibri"/>
                      <w:b/>
                      <w:bCs/>
                      <w:color w:val="000000"/>
                      <w:kern w:val="24"/>
                      <w:sz w:val="36"/>
                      <w:szCs w:val="36"/>
                    </w:rPr>
                  </w:rPrChange>
                </w:rPr>
                <w:t>3</w:t>
              </w:r>
            </w:ins>
          </w:p>
        </w:tc>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ADADA"/>
            <w:tcMar>
              <w:top w:w="72" w:type="dxa"/>
              <w:left w:w="144" w:type="dxa"/>
              <w:bottom w:w="72" w:type="dxa"/>
              <w:right w:w="144" w:type="dxa"/>
            </w:tcMar>
            <w:hideMark/>
            <w:tcPrChange w:id="1110" w:author="Buthelo, AaronRaymond" w:date="2018-04-28T21:03:00Z">
              <w:tcPr>
                <w:tcW w:w="590" w:type="dxa"/>
                <w:tcBorders>
                  <w:top w:val="single" w:sz="8" w:space="0" w:color="000000"/>
                  <w:left w:val="single" w:sz="8" w:space="0" w:color="000000"/>
                  <w:bottom w:val="single" w:sz="8" w:space="0" w:color="000000"/>
                  <w:right w:val="single" w:sz="8" w:space="0" w:color="000000"/>
                </w:tcBorders>
                <w:shd w:val="clear" w:color="auto" w:fill="DADADA"/>
                <w:tcMar>
                  <w:top w:w="72" w:type="dxa"/>
                  <w:left w:w="144" w:type="dxa"/>
                  <w:bottom w:w="72" w:type="dxa"/>
                  <w:right w:w="144" w:type="dxa"/>
                </w:tcMar>
                <w:hideMark/>
              </w:tcPr>
            </w:tcPrChange>
          </w:tcPr>
          <w:p w14:paraId="04CF5AAF" w14:textId="77777777" w:rsidR="003079B2" w:rsidRPr="003079B2" w:rsidRDefault="003079B2" w:rsidP="003079B2">
            <w:pPr>
              <w:jc w:val="center"/>
              <w:rPr>
                <w:ins w:id="1111" w:author="Solimine, Jaclyn V [2]" w:date="2018-04-26T12:59:00Z"/>
                <w:rFonts w:eastAsia="Times New Roman"/>
                <w:rPrChange w:id="1112" w:author="Solimine, Jaclyn V [2]" w:date="2018-04-26T13:00:00Z">
                  <w:rPr>
                    <w:ins w:id="1113" w:author="Solimine, Jaclyn V [2]" w:date="2018-04-26T12:59:00Z"/>
                    <w:rFonts w:ascii="Arial" w:eastAsia="Times New Roman" w:hAnsi="Arial" w:cs="Arial"/>
                    <w:sz w:val="36"/>
                    <w:szCs w:val="36"/>
                  </w:rPr>
                </w:rPrChange>
              </w:rPr>
            </w:pPr>
            <w:ins w:id="1114" w:author="Solimine, Jaclyn V [2]" w:date="2018-04-26T12:59:00Z">
              <w:r w:rsidRPr="003079B2">
                <w:rPr>
                  <w:rFonts w:eastAsia="Times New Roman"/>
                  <w:b/>
                  <w:bCs/>
                  <w:color w:val="000000"/>
                  <w:kern w:val="24"/>
                  <w:rPrChange w:id="1115" w:author="Solimine, Jaclyn V [2]" w:date="2018-04-26T13:00:00Z">
                    <w:rPr>
                      <w:rFonts w:ascii="Calibri" w:eastAsia="Times New Roman" w:hAnsi="Calibri" w:cs="Calibri"/>
                      <w:b/>
                      <w:bCs/>
                      <w:color w:val="000000"/>
                      <w:kern w:val="24"/>
                      <w:sz w:val="36"/>
                      <w:szCs w:val="36"/>
                    </w:rPr>
                  </w:rPrChange>
                </w:rPr>
                <w:t>4</w:t>
              </w:r>
            </w:ins>
          </w:p>
        </w:tc>
      </w:tr>
      <w:tr w:rsidR="003079B2" w:rsidRPr="003079B2" w14:paraId="096B0AE5" w14:textId="77777777" w:rsidTr="02676EF7">
        <w:trPr>
          <w:trHeight w:val="213"/>
          <w:ins w:id="1116" w:author="Solimine, Jaclyn V [2]" w:date="2018-04-26T12:59:00Z"/>
          <w:trPrChange w:id="1117" w:author="Buthelo, AaronRaymond" w:date="2018-04-28T21:03:00Z">
            <w:trPr>
              <w:trHeight w:val="213"/>
            </w:trPr>
          </w:trPrChange>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ADADA"/>
            <w:tcMar>
              <w:top w:w="72" w:type="dxa"/>
              <w:left w:w="144" w:type="dxa"/>
              <w:bottom w:w="72" w:type="dxa"/>
              <w:right w:w="144" w:type="dxa"/>
            </w:tcMar>
            <w:hideMark/>
            <w:tcPrChange w:id="1118" w:author="Buthelo, AaronRaymond" w:date="2018-04-28T21:03:00Z">
              <w:tcPr>
                <w:tcW w:w="590" w:type="dxa"/>
                <w:tcBorders>
                  <w:top w:val="single" w:sz="8" w:space="0" w:color="000000"/>
                  <w:left w:val="single" w:sz="8" w:space="0" w:color="000000"/>
                  <w:bottom w:val="single" w:sz="8" w:space="0" w:color="000000"/>
                  <w:right w:val="single" w:sz="8" w:space="0" w:color="000000"/>
                </w:tcBorders>
                <w:shd w:val="clear" w:color="auto" w:fill="DADADA"/>
                <w:tcMar>
                  <w:top w:w="72" w:type="dxa"/>
                  <w:left w:w="144" w:type="dxa"/>
                  <w:bottom w:w="72" w:type="dxa"/>
                  <w:right w:w="144" w:type="dxa"/>
                </w:tcMar>
                <w:hideMark/>
              </w:tcPr>
            </w:tcPrChange>
          </w:tcPr>
          <w:p w14:paraId="400E1980" w14:textId="43A278A5" w:rsidR="003079B2" w:rsidRPr="003079B2" w:rsidRDefault="003079B2" w:rsidP="003079B2">
            <w:pPr>
              <w:jc w:val="center"/>
              <w:rPr>
                <w:ins w:id="1119" w:author="Solimine, Jaclyn V [2]" w:date="2018-04-26T12:59:00Z"/>
                <w:rFonts w:eastAsia="Times New Roman"/>
                <w:rPrChange w:id="1120" w:author="Solimine, Jaclyn V [2]" w:date="2018-04-26T13:00:00Z">
                  <w:rPr>
                    <w:ins w:id="1121" w:author="Solimine, Jaclyn V [2]" w:date="2018-04-26T12:59:00Z"/>
                    <w:rFonts w:ascii="Arial" w:eastAsia="Times New Roman" w:hAnsi="Arial" w:cs="Arial"/>
                    <w:sz w:val="36"/>
                    <w:szCs w:val="36"/>
                  </w:rPr>
                </w:rPrChange>
              </w:rPr>
            </w:pPr>
            <w:ins w:id="1122" w:author="Solimine, Jaclyn V [2]" w:date="2018-04-26T13:01:00Z">
              <w:r w:rsidRPr="00637A46">
                <w:rPr>
                  <w:noProof/>
                </w:rPr>
                <mc:AlternateContent>
                  <mc:Choice Requires="wps">
                    <w:drawing>
                      <wp:anchor distT="0" distB="0" distL="114300" distR="114300" simplePos="0" relativeHeight="251670534" behindDoc="0" locked="0" layoutInCell="1" allowOverlap="1" wp14:anchorId="4F440C6F" wp14:editId="4EADE335">
                        <wp:simplePos x="0" y="0"/>
                        <wp:positionH relativeFrom="column">
                          <wp:posOffset>-1276727</wp:posOffset>
                        </wp:positionH>
                        <wp:positionV relativeFrom="paragraph">
                          <wp:posOffset>93980</wp:posOffset>
                        </wp:positionV>
                        <wp:extent cx="2022475" cy="266700"/>
                        <wp:effectExtent l="0" t="0" r="0" b="0"/>
                        <wp:wrapNone/>
                        <wp:docPr id="62" name="TextBox 7"/>
                        <wp:cNvGraphicFramePr/>
                        <a:graphic xmlns:a="http://schemas.openxmlformats.org/drawingml/2006/main">
                          <a:graphicData uri="http://schemas.microsoft.com/office/word/2010/wordprocessingShape">
                            <wps:wsp>
                              <wps:cNvSpPr txBox="1"/>
                              <wps:spPr>
                                <a:xfrm rot="16200000">
                                  <a:off x="0" y="0"/>
                                  <a:ext cx="2022475" cy="266700"/>
                                </a:xfrm>
                                <a:prstGeom prst="rect">
                                  <a:avLst/>
                                </a:prstGeom>
                                <a:noFill/>
                              </wps:spPr>
                              <wps:txbx>
                                <w:txbxContent>
                                  <w:p w14:paraId="06FA8C30" w14:textId="77777777" w:rsidR="00124ED1" w:rsidRPr="003079B2" w:rsidRDefault="00124ED1" w:rsidP="003079B2">
                                    <w:pPr>
                                      <w:pStyle w:val="NormalWeb"/>
                                      <w:kinsoku w:val="0"/>
                                      <w:overflowPunct w:val="0"/>
                                      <w:spacing w:before="0" w:beforeAutospacing="0" w:after="0" w:afterAutospacing="0"/>
                                      <w:jc w:val="center"/>
                                      <w:textAlignment w:val="baseline"/>
                                      <w:rPr>
                                        <w:sz w:val="20"/>
                                        <w:rPrChange w:id="1123" w:author="Solimine, Jaclyn V [2]" w:date="2018-04-26T13:01:00Z">
                                          <w:rPr/>
                                        </w:rPrChange>
                                      </w:rPr>
                                    </w:pPr>
                                    <w:r w:rsidRPr="003079B2">
                                      <w:rPr>
                                        <w:rFonts w:eastAsia="+mn-ea"/>
                                        <w:color w:val="000000"/>
                                        <w:kern w:val="24"/>
                                        <w:szCs w:val="32"/>
                                        <w:rPrChange w:id="1124" w:author="Solimine, Jaclyn V [2]" w:date="2018-04-26T13:01:00Z">
                                          <w:rPr>
                                            <w:rFonts w:ascii="Arial" w:eastAsia="+mn-ea" w:hAnsi="Arial" w:cs="+mn-cs"/>
                                            <w:color w:val="000000"/>
                                            <w:kern w:val="24"/>
                                            <w:sz w:val="32"/>
                                            <w:szCs w:val="32"/>
                                          </w:rPr>
                                        </w:rPrChange>
                                      </w:rPr>
                                      <w:t>Output Class</w:t>
                                    </w:r>
                                  </w:p>
                                </w:txbxContent>
                              </wps:txbx>
                              <wps:bodyPr wrap="square" rtlCol="0">
                                <a:spAutoFit/>
                              </wps:bodyPr>
                            </wps:wsp>
                          </a:graphicData>
                        </a:graphic>
                      </wp:anchor>
                    </w:drawing>
                  </mc:Choice>
                  <mc:Fallback xmlns:mv="urn:schemas-microsoft-com:mac:vml" xmlns:mo="http://schemas.microsoft.com/office/mac/office/2008/main">
                    <w:pict>
                      <v:shape w14:anchorId="4F440C6F" id="_x0000_s1032" type="#_x0000_t202" style="position:absolute;left:0;text-align:left;margin-left:-100.55pt;margin-top:7.4pt;width:159.25pt;height:21pt;rotation:-90;z-index:2516705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" filled="f" stroked="f">
                        <v:textbox style="mso-fit-shape-to-text:t">
                          <w:txbxContent>
                            <w:p w14:paraId="06FA8C30" w14:textId="77777777" w:rsidR="00124ED1" w:rsidRPr="003079B2" w:rsidRDefault="00124ED1" w:rsidP="003079B2">
                              <w:pPr>
                                <w:pStyle w:val="NormalWeb"/>
                                <w:kinsoku w:val="0"/>
                                <w:overflowPunct w:val="0"/>
                                <w:spacing w:before="0" w:beforeAutospacing="0" w:after="0" w:afterAutospacing="0"/>
                                <w:jc w:val="center"/>
                                <w:textAlignment w:val="baseline"/>
                                <w:rPr>
                                  <w:sz w:val="20"/>
                                  <w:rPrChange w:id="1183" w:author="Solimine, Jaclyn V [2]" w:date="2018-04-26T13:01:00Z">
                                    <w:rPr/>
                                  </w:rPrChange>
                                </w:rPr>
                              </w:pPr>
                              <w:r w:rsidRPr="003079B2">
                                <w:rPr>
                                  <w:rFonts w:eastAsia="+mn-ea"/>
                                  <w:color w:val="000000"/>
                                  <w:kern w:val="24"/>
                                  <w:szCs w:val="32"/>
                                  <w:rPrChange w:id="1184" w:author="Solimine, Jaclyn V [2]" w:date="2018-04-26T13:01:00Z">
                                    <w:rPr>
                                      <w:rFonts w:ascii="Arial" w:eastAsia="+mn-ea" w:hAnsi="Arial" w:cs="+mn-cs"/>
                                      <w:color w:val="000000"/>
                                      <w:kern w:val="24"/>
                                      <w:sz w:val="32"/>
                                      <w:szCs w:val="32"/>
                                    </w:rPr>
                                  </w:rPrChange>
                                </w:rPr>
                                <w:t>Output Class</w:t>
                              </w:r>
                            </w:p>
                          </w:txbxContent>
                        </v:textbox>
                      </v:shape>
                    </w:pict>
                  </mc:Fallback>
                </mc:AlternateContent>
              </w:r>
            </w:ins>
            <w:ins w:id="1125" w:author="Solimine, Jaclyn V [2]" w:date="2018-04-26T12:59:00Z">
              <w:r w:rsidRPr="003079B2">
                <w:rPr>
                  <w:rFonts w:eastAsia="Times New Roman"/>
                  <w:b/>
                  <w:bCs/>
                  <w:color w:val="000000"/>
                  <w:kern w:val="24"/>
                  <w:rPrChange w:id="1126" w:author="Solimine, Jaclyn V [2]" w:date="2018-04-26T13:00:00Z">
                    <w:rPr>
                      <w:rFonts w:ascii="Calibri" w:eastAsia="Times New Roman" w:hAnsi="Calibri" w:cs="Calibri"/>
                      <w:b/>
                      <w:bCs/>
                      <w:color w:val="000000"/>
                      <w:kern w:val="24"/>
                      <w:sz w:val="36"/>
                      <w:szCs w:val="36"/>
                    </w:rPr>
                  </w:rPrChange>
                </w:rPr>
                <w:t>1</w:t>
              </w:r>
            </w:ins>
          </w:p>
        </w:tc>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Change w:id="1127" w:author="Buthelo, AaronRaymond" w:date="2018-04-28T21:03:00Z">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14:paraId="77F51E63" w14:textId="2FDFE470" w:rsidR="003079B2" w:rsidRPr="003079B2" w:rsidRDefault="003079B2" w:rsidP="003079B2">
            <w:pPr>
              <w:jc w:val="center"/>
              <w:rPr>
                <w:ins w:id="1128" w:author="Solimine, Jaclyn V [2]" w:date="2018-04-26T12:59:00Z"/>
                <w:rFonts w:eastAsia="Times New Roman"/>
                <w:rPrChange w:id="1129" w:author="Solimine, Jaclyn V [2]" w:date="2018-04-26T13:00:00Z">
                  <w:rPr>
                    <w:ins w:id="1130" w:author="Solimine, Jaclyn V [2]" w:date="2018-04-26T12:59:00Z"/>
                    <w:rFonts w:ascii="Arial" w:eastAsia="Times New Roman" w:hAnsi="Arial" w:cs="Arial"/>
                    <w:sz w:val="36"/>
                    <w:szCs w:val="36"/>
                  </w:rPr>
                </w:rPrChange>
              </w:rPr>
            </w:pPr>
            <w:ins w:id="1131" w:author="Solimine, Jaclyn V [2]" w:date="2018-04-26T12:59:00Z">
              <w:r w:rsidRPr="003079B2">
                <w:rPr>
                  <w:rFonts w:eastAsia="Times New Roman"/>
                  <w:color w:val="000000"/>
                  <w:kern w:val="24"/>
                  <w:rPrChange w:id="1132" w:author="Solimine, Jaclyn V [2]" w:date="2018-04-26T13:00:00Z">
                    <w:rPr>
                      <w:rFonts w:ascii="Calibri" w:eastAsia="Times New Roman" w:hAnsi="Calibri" w:cs="Calibri"/>
                      <w:color w:val="000000"/>
                      <w:kern w:val="24"/>
                      <w:sz w:val="36"/>
                      <w:szCs w:val="36"/>
                    </w:rPr>
                  </w:rPrChange>
                </w:rPr>
                <w:t>0</w:t>
              </w:r>
            </w:ins>
          </w:p>
        </w:tc>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Change w:id="1133" w:author="Buthelo, AaronRaymond" w:date="2018-04-28T21:03:00Z">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14:paraId="119BA278" w14:textId="77777777" w:rsidR="003079B2" w:rsidRPr="003079B2" w:rsidRDefault="003079B2" w:rsidP="003079B2">
            <w:pPr>
              <w:jc w:val="center"/>
              <w:rPr>
                <w:ins w:id="1134" w:author="Solimine, Jaclyn V [2]" w:date="2018-04-26T12:59:00Z"/>
                <w:rFonts w:eastAsia="Times New Roman"/>
                <w:rPrChange w:id="1135" w:author="Solimine, Jaclyn V [2]" w:date="2018-04-26T13:00:00Z">
                  <w:rPr>
                    <w:ins w:id="1136" w:author="Solimine, Jaclyn V [2]" w:date="2018-04-26T12:59:00Z"/>
                    <w:rFonts w:ascii="Arial" w:eastAsia="Times New Roman" w:hAnsi="Arial" w:cs="Arial"/>
                    <w:sz w:val="36"/>
                    <w:szCs w:val="36"/>
                  </w:rPr>
                </w:rPrChange>
              </w:rPr>
            </w:pPr>
            <w:ins w:id="1137" w:author="Solimine, Jaclyn V [2]" w:date="2018-04-26T12:59:00Z">
              <w:r w:rsidRPr="003079B2">
                <w:rPr>
                  <w:rFonts w:eastAsia="Times New Roman"/>
                  <w:color w:val="000000"/>
                  <w:kern w:val="24"/>
                  <w:rPrChange w:id="1138" w:author="Solimine, Jaclyn V [2]" w:date="2018-04-26T13:00:00Z">
                    <w:rPr>
                      <w:rFonts w:ascii="Calibri" w:eastAsia="Times New Roman" w:hAnsi="Calibri" w:cs="Calibri"/>
                      <w:color w:val="000000"/>
                      <w:kern w:val="24"/>
                      <w:sz w:val="36"/>
                      <w:szCs w:val="36"/>
                    </w:rPr>
                  </w:rPrChange>
                </w:rPr>
                <w:t>1</w:t>
              </w:r>
            </w:ins>
          </w:p>
        </w:tc>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Change w:id="1139" w:author="Buthelo, AaronRaymond" w:date="2018-04-28T21:03:00Z">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14:paraId="1AB49BA8" w14:textId="77777777" w:rsidR="003079B2" w:rsidRPr="003079B2" w:rsidRDefault="003079B2" w:rsidP="003079B2">
            <w:pPr>
              <w:jc w:val="center"/>
              <w:rPr>
                <w:ins w:id="1140" w:author="Solimine, Jaclyn V [2]" w:date="2018-04-26T12:59:00Z"/>
                <w:rFonts w:eastAsia="Times New Roman"/>
                <w:rPrChange w:id="1141" w:author="Solimine, Jaclyn V [2]" w:date="2018-04-26T13:00:00Z">
                  <w:rPr>
                    <w:ins w:id="1142" w:author="Solimine, Jaclyn V [2]" w:date="2018-04-26T12:59:00Z"/>
                    <w:rFonts w:ascii="Arial" w:eastAsia="Times New Roman" w:hAnsi="Arial" w:cs="Arial"/>
                    <w:sz w:val="36"/>
                    <w:szCs w:val="36"/>
                  </w:rPr>
                </w:rPrChange>
              </w:rPr>
            </w:pPr>
            <w:ins w:id="1143" w:author="Solimine, Jaclyn V [2]" w:date="2018-04-26T12:59:00Z">
              <w:r w:rsidRPr="003079B2">
                <w:rPr>
                  <w:rFonts w:eastAsia="Times New Roman"/>
                  <w:color w:val="000000"/>
                  <w:kern w:val="24"/>
                  <w:rPrChange w:id="1144" w:author="Solimine, Jaclyn V [2]" w:date="2018-04-26T13:00:00Z">
                    <w:rPr>
                      <w:rFonts w:ascii="Calibri" w:eastAsia="Times New Roman" w:hAnsi="Calibri" w:cs="Calibri"/>
                      <w:color w:val="000000"/>
                      <w:kern w:val="24"/>
                      <w:sz w:val="36"/>
                      <w:szCs w:val="36"/>
                    </w:rPr>
                  </w:rPrChange>
                </w:rPr>
                <w:t>1</w:t>
              </w:r>
            </w:ins>
          </w:p>
        </w:tc>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Change w:id="1145" w:author="Buthelo, AaronRaymond" w:date="2018-04-28T21:03:00Z">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14:paraId="1DC42924" w14:textId="77777777" w:rsidR="003079B2" w:rsidRPr="003079B2" w:rsidRDefault="003079B2" w:rsidP="003079B2">
            <w:pPr>
              <w:jc w:val="center"/>
              <w:rPr>
                <w:ins w:id="1146" w:author="Solimine, Jaclyn V [2]" w:date="2018-04-26T12:59:00Z"/>
                <w:rFonts w:eastAsia="Times New Roman"/>
                <w:rPrChange w:id="1147" w:author="Solimine, Jaclyn V [2]" w:date="2018-04-26T13:00:00Z">
                  <w:rPr>
                    <w:ins w:id="1148" w:author="Solimine, Jaclyn V [2]" w:date="2018-04-26T12:59:00Z"/>
                    <w:rFonts w:ascii="Arial" w:eastAsia="Times New Roman" w:hAnsi="Arial" w:cs="Arial"/>
                    <w:sz w:val="36"/>
                    <w:szCs w:val="36"/>
                  </w:rPr>
                </w:rPrChange>
              </w:rPr>
            </w:pPr>
            <w:ins w:id="1149" w:author="Solimine, Jaclyn V [2]" w:date="2018-04-26T12:59:00Z">
              <w:r w:rsidRPr="003079B2">
                <w:rPr>
                  <w:rFonts w:eastAsia="Times New Roman"/>
                  <w:color w:val="000000"/>
                  <w:kern w:val="24"/>
                  <w:rPrChange w:id="1150" w:author="Solimine, Jaclyn V [2]" w:date="2018-04-26T13:00:00Z">
                    <w:rPr>
                      <w:rFonts w:ascii="Calibri" w:eastAsia="Times New Roman" w:hAnsi="Calibri" w:cs="Calibri"/>
                      <w:color w:val="000000"/>
                      <w:kern w:val="24"/>
                      <w:sz w:val="36"/>
                      <w:szCs w:val="36"/>
                    </w:rPr>
                  </w:rPrChange>
                </w:rPr>
                <w:t>1</w:t>
              </w:r>
            </w:ins>
          </w:p>
        </w:tc>
      </w:tr>
      <w:tr w:rsidR="003079B2" w:rsidRPr="003079B2" w14:paraId="7C7CC69A" w14:textId="77777777" w:rsidTr="02676EF7">
        <w:trPr>
          <w:trHeight w:val="213"/>
          <w:ins w:id="1151" w:author="Solimine, Jaclyn V [2]" w:date="2018-04-26T12:59:00Z"/>
          <w:trPrChange w:id="1152" w:author="Buthelo, AaronRaymond" w:date="2018-04-28T21:03:00Z">
            <w:trPr>
              <w:trHeight w:val="213"/>
            </w:trPr>
          </w:trPrChange>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ADADA"/>
            <w:tcMar>
              <w:top w:w="72" w:type="dxa"/>
              <w:left w:w="144" w:type="dxa"/>
              <w:bottom w:w="72" w:type="dxa"/>
              <w:right w:w="144" w:type="dxa"/>
            </w:tcMar>
            <w:hideMark/>
            <w:tcPrChange w:id="1153" w:author="Buthelo, AaronRaymond" w:date="2018-04-28T21:03:00Z">
              <w:tcPr>
                <w:tcW w:w="590" w:type="dxa"/>
                <w:tcBorders>
                  <w:top w:val="single" w:sz="8" w:space="0" w:color="000000"/>
                  <w:left w:val="single" w:sz="8" w:space="0" w:color="000000"/>
                  <w:bottom w:val="single" w:sz="8" w:space="0" w:color="000000"/>
                  <w:right w:val="single" w:sz="8" w:space="0" w:color="000000"/>
                </w:tcBorders>
                <w:shd w:val="clear" w:color="auto" w:fill="DADADA"/>
                <w:tcMar>
                  <w:top w:w="72" w:type="dxa"/>
                  <w:left w:w="144" w:type="dxa"/>
                  <w:bottom w:w="72" w:type="dxa"/>
                  <w:right w:w="144" w:type="dxa"/>
                </w:tcMar>
                <w:hideMark/>
              </w:tcPr>
            </w:tcPrChange>
          </w:tcPr>
          <w:p w14:paraId="6A8DAB3C" w14:textId="4636DEB9" w:rsidR="003079B2" w:rsidRPr="003079B2" w:rsidRDefault="003079B2" w:rsidP="003079B2">
            <w:pPr>
              <w:jc w:val="center"/>
              <w:rPr>
                <w:ins w:id="1154" w:author="Solimine, Jaclyn V [2]" w:date="2018-04-26T12:59:00Z"/>
                <w:rFonts w:eastAsia="Times New Roman"/>
                <w:rPrChange w:id="1155" w:author="Solimine, Jaclyn V [2]" w:date="2018-04-26T13:00:00Z">
                  <w:rPr>
                    <w:ins w:id="1156" w:author="Solimine, Jaclyn V [2]" w:date="2018-04-26T12:59:00Z"/>
                    <w:rFonts w:ascii="Arial" w:eastAsia="Times New Roman" w:hAnsi="Arial" w:cs="Arial"/>
                    <w:sz w:val="36"/>
                    <w:szCs w:val="36"/>
                  </w:rPr>
                </w:rPrChange>
              </w:rPr>
            </w:pPr>
            <w:ins w:id="1157" w:author="Solimine, Jaclyn V [2]" w:date="2018-04-26T12:59:00Z">
              <w:r w:rsidRPr="003079B2">
                <w:rPr>
                  <w:rFonts w:eastAsia="Times New Roman"/>
                  <w:b/>
                  <w:bCs/>
                  <w:color w:val="000000"/>
                  <w:kern w:val="24"/>
                  <w:rPrChange w:id="1158" w:author="Solimine, Jaclyn V [2]" w:date="2018-04-26T13:00:00Z">
                    <w:rPr>
                      <w:rFonts w:ascii="Calibri" w:eastAsia="Times New Roman" w:hAnsi="Calibri" w:cs="Calibri"/>
                      <w:b/>
                      <w:bCs/>
                      <w:color w:val="000000"/>
                      <w:kern w:val="24"/>
                      <w:sz w:val="36"/>
                      <w:szCs w:val="36"/>
                    </w:rPr>
                  </w:rPrChange>
                </w:rPr>
                <w:t>2</w:t>
              </w:r>
            </w:ins>
          </w:p>
        </w:tc>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Change w:id="1159" w:author="Buthelo, AaronRaymond" w:date="2018-04-28T21:03:00Z">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14:paraId="57EF17E7" w14:textId="77777777" w:rsidR="003079B2" w:rsidRPr="003079B2" w:rsidRDefault="003079B2" w:rsidP="003079B2">
            <w:pPr>
              <w:jc w:val="center"/>
              <w:rPr>
                <w:ins w:id="1160" w:author="Solimine, Jaclyn V [2]" w:date="2018-04-26T12:59:00Z"/>
                <w:rFonts w:eastAsia="Times New Roman"/>
                <w:rPrChange w:id="1161" w:author="Solimine, Jaclyn V [2]" w:date="2018-04-26T13:00:00Z">
                  <w:rPr>
                    <w:ins w:id="1162" w:author="Solimine, Jaclyn V [2]" w:date="2018-04-26T12:59:00Z"/>
                    <w:rFonts w:ascii="Arial" w:eastAsia="Times New Roman" w:hAnsi="Arial" w:cs="Arial"/>
                    <w:sz w:val="36"/>
                    <w:szCs w:val="36"/>
                  </w:rPr>
                </w:rPrChange>
              </w:rPr>
            </w:pPr>
            <w:ins w:id="1163" w:author="Solimine, Jaclyn V [2]" w:date="2018-04-26T12:59:00Z">
              <w:r w:rsidRPr="003079B2">
                <w:rPr>
                  <w:rFonts w:eastAsia="Times New Roman"/>
                  <w:color w:val="000000"/>
                  <w:kern w:val="24"/>
                  <w:rPrChange w:id="1164" w:author="Solimine, Jaclyn V [2]" w:date="2018-04-26T13:00:00Z">
                    <w:rPr>
                      <w:rFonts w:ascii="Calibri" w:eastAsia="Times New Roman" w:hAnsi="Calibri" w:cs="Calibri"/>
                      <w:color w:val="000000"/>
                      <w:kern w:val="24"/>
                      <w:sz w:val="36"/>
                      <w:szCs w:val="36"/>
                    </w:rPr>
                  </w:rPrChange>
                </w:rPr>
                <w:t>1</w:t>
              </w:r>
            </w:ins>
          </w:p>
        </w:tc>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Change w:id="1165" w:author="Buthelo, AaronRaymond" w:date="2018-04-28T21:03:00Z">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14:paraId="0A74E378" w14:textId="77777777" w:rsidR="003079B2" w:rsidRPr="003079B2" w:rsidRDefault="003079B2" w:rsidP="003079B2">
            <w:pPr>
              <w:jc w:val="center"/>
              <w:rPr>
                <w:ins w:id="1166" w:author="Solimine, Jaclyn V [2]" w:date="2018-04-26T12:59:00Z"/>
                <w:rFonts w:eastAsia="Times New Roman"/>
                <w:rPrChange w:id="1167" w:author="Solimine, Jaclyn V [2]" w:date="2018-04-26T13:00:00Z">
                  <w:rPr>
                    <w:ins w:id="1168" w:author="Solimine, Jaclyn V [2]" w:date="2018-04-26T12:59:00Z"/>
                    <w:rFonts w:ascii="Arial" w:eastAsia="Times New Roman" w:hAnsi="Arial" w:cs="Arial"/>
                    <w:sz w:val="36"/>
                    <w:szCs w:val="36"/>
                  </w:rPr>
                </w:rPrChange>
              </w:rPr>
            </w:pPr>
            <w:ins w:id="1169" w:author="Solimine, Jaclyn V [2]" w:date="2018-04-26T12:59:00Z">
              <w:r w:rsidRPr="003079B2">
                <w:rPr>
                  <w:rFonts w:eastAsia="Times New Roman"/>
                  <w:color w:val="000000"/>
                  <w:kern w:val="24"/>
                  <w:rPrChange w:id="1170" w:author="Solimine, Jaclyn V [2]" w:date="2018-04-26T13:00:00Z">
                    <w:rPr>
                      <w:rFonts w:ascii="Calibri" w:eastAsia="Times New Roman" w:hAnsi="Calibri" w:cs="Calibri"/>
                      <w:color w:val="000000"/>
                      <w:kern w:val="24"/>
                      <w:sz w:val="36"/>
                      <w:szCs w:val="36"/>
                    </w:rPr>
                  </w:rPrChange>
                </w:rPr>
                <w:t>0</w:t>
              </w:r>
            </w:ins>
          </w:p>
        </w:tc>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Change w:id="1171" w:author="Buthelo, AaronRaymond" w:date="2018-04-28T21:03:00Z">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14:paraId="4147314F" w14:textId="77777777" w:rsidR="003079B2" w:rsidRPr="003079B2" w:rsidRDefault="003079B2" w:rsidP="003079B2">
            <w:pPr>
              <w:jc w:val="center"/>
              <w:rPr>
                <w:ins w:id="1172" w:author="Solimine, Jaclyn V [2]" w:date="2018-04-26T12:59:00Z"/>
                <w:rFonts w:eastAsia="Times New Roman"/>
                <w:rPrChange w:id="1173" w:author="Solimine, Jaclyn V [2]" w:date="2018-04-26T13:00:00Z">
                  <w:rPr>
                    <w:ins w:id="1174" w:author="Solimine, Jaclyn V [2]" w:date="2018-04-26T12:59:00Z"/>
                    <w:rFonts w:ascii="Arial" w:eastAsia="Times New Roman" w:hAnsi="Arial" w:cs="Arial"/>
                    <w:sz w:val="36"/>
                    <w:szCs w:val="36"/>
                  </w:rPr>
                </w:rPrChange>
              </w:rPr>
            </w:pPr>
            <w:ins w:id="1175" w:author="Solimine, Jaclyn V [2]" w:date="2018-04-26T12:59:00Z">
              <w:r w:rsidRPr="003079B2">
                <w:rPr>
                  <w:rFonts w:eastAsia="Times New Roman"/>
                  <w:color w:val="000000"/>
                  <w:kern w:val="24"/>
                  <w:rPrChange w:id="1176" w:author="Solimine, Jaclyn V [2]" w:date="2018-04-26T13:00:00Z">
                    <w:rPr>
                      <w:rFonts w:ascii="Calibri" w:eastAsia="Times New Roman" w:hAnsi="Calibri" w:cs="Calibri"/>
                      <w:color w:val="000000"/>
                      <w:kern w:val="24"/>
                      <w:sz w:val="36"/>
                      <w:szCs w:val="36"/>
                    </w:rPr>
                  </w:rPrChange>
                </w:rPr>
                <w:t>1</w:t>
              </w:r>
            </w:ins>
          </w:p>
        </w:tc>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Change w:id="1177" w:author="Buthelo, AaronRaymond" w:date="2018-04-28T21:03:00Z">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14:paraId="633B7ECF" w14:textId="77777777" w:rsidR="003079B2" w:rsidRPr="003079B2" w:rsidRDefault="003079B2" w:rsidP="003079B2">
            <w:pPr>
              <w:jc w:val="center"/>
              <w:rPr>
                <w:ins w:id="1178" w:author="Solimine, Jaclyn V [2]" w:date="2018-04-26T12:59:00Z"/>
                <w:rFonts w:eastAsia="Times New Roman"/>
                <w:rPrChange w:id="1179" w:author="Solimine, Jaclyn V [2]" w:date="2018-04-26T13:00:00Z">
                  <w:rPr>
                    <w:ins w:id="1180" w:author="Solimine, Jaclyn V [2]" w:date="2018-04-26T12:59:00Z"/>
                    <w:rFonts w:ascii="Arial" w:eastAsia="Times New Roman" w:hAnsi="Arial" w:cs="Arial"/>
                    <w:sz w:val="36"/>
                    <w:szCs w:val="36"/>
                  </w:rPr>
                </w:rPrChange>
              </w:rPr>
            </w:pPr>
            <w:ins w:id="1181" w:author="Solimine, Jaclyn V [2]" w:date="2018-04-26T12:59:00Z">
              <w:r w:rsidRPr="003079B2">
                <w:rPr>
                  <w:rFonts w:eastAsia="Times New Roman"/>
                  <w:color w:val="000000"/>
                  <w:kern w:val="24"/>
                  <w:rPrChange w:id="1182" w:author="Solimine, Jaclyn V [2]" w:date="2018-04-26T13:00:00Z">
                    <w:rPr>
                      <w:rFonts w:ascii="Calibri" w:eastAsia="Times New Roman" w:hAnsi="Calibri" w:cs="Calibri"/>
                      <w:color w:val="000000"/>
                      <w:kern w:val="24"/>
                      <w:sz w:val="36"/>
                      <w:szCs w:val="36"/>
                    </w:rPr>
                  </w:rPrChange>
                </w:rPr>
                <w:t>1</w:t>
              </w:r>
            </w:ins>
          </w:p>
        </w:tc>
      </w:tr>
      <w:tr w:rsidR="003079B2" w:rsidRPr="003079B2" w14:paraId="41DB3A28" w14:textId="77777777" w:rsidTr="02676EF7">
        <w:trPr>
          <w:trHeight w:val="213"/>
          <w:ins w:id="1183" w:author="Solimine, Jaclyn V [2]" w:date="2018-04-26T12:59:00Z"/>
          <w:trPrChange w:id="1184" w:author="Buthelo, AaronRaymond" w:date="2018-04-28T21:03:00Z">
            <w:trPr>
              <w:trHeight w:val="213"/>
            </w:trPr>
          </w:trPrChange>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ADADA"/>
            <w:tcMar>
              <w:top w:w="72" w:type="dxa"/>
              <w:left w:w="144" w:type="dxa"/>
              <w:bottom w:w="72" w:type="dxa"/>
              <w:right w:w="144" w:type="dxa"/>
            </w:tcMar>
            <w:hideMark/>
            <w:tcPrChange w:id="1185" w:author="Buthelo, AaronRaymond" w:date="2018-04-28T21:03:00Z">
              <w:tcPr>
                <w:tcW w:w="590" w:type="dxa"/>
                <w:tcBorders>
                  <w:top w:val="single" w:sz="8" w:space="0" w:color="000000"/>
                  <w:left w:val="single" w:sz="8" w:space="0" w:color="000000"/>
                  <w:bottom w:val="single" w:sz="8" w:space="0" w:color="000000"/>
                  <w:right w:val="single" w:sz="8" w:space="0" w:color="000000"/>
                </w:tcBorders>
                <w:shd w:val="clear" w:color="auto" w:fill="DADADA"/>
                <w:tcMar>
                  <w:top w:w="72" w:type="dxa"/>
                  <w:left w:w="144" w:type="dxa"/>
                  <w:bottom w:w="72" w:type="dxa"/>
                  <w:right w:w="144" w:type="dxa"/>
                </w:tcMar>
                <w:hideMark/>
              </w:tcPr>
            </w:tcPrChange>
          </w:tcPr>
          <w:p w14:paraId="59DC085E" w14:textId="77777777" w:rsidR="003079B2" w:rsidRPr="003079B2" w:rsidRDefault="003079B2" w:rsidP="003079B2">
            <w:pPr>
              <w:jc w:val="center"/>
              <w:rPr>
                <w:ins w:id="1186" w:author="Solimine, Jaclyn V [2]" w:date="2018-04-26T12:59:00Z"/>
                <w:rFonts w:eastAsia="Times New Roman"/>
                <w:rPrChange w:id="1187" w:author="Solimine, Jaclyn V [2]" w:date="2018-04-26T13:00:00Z">
                  <w:rPr>
                    <w:ins w:id="1188" w:author="Solimine, Jaclyn V [2]" w:date="2018-04-26T12:59:00Z"/>
                    <w:rFonts w:ascii="Arial" w:eastAsia="Times New Roman" w:hAnsi="Arial" w:cs="Arial"/>
                    <w:sz w:val="36"/>
                    <w:szCs w:val="36"/>
                  </w:rPr>
                </w:rPrChange>
              </w:rPr>
            </w:pPr>
            <w:ins w:id="1189" w:author="Solimine, Jaclyn V [2]" w:date="2018-04-26T12:59:00Z">
              <w:r w:rsidRPr="003079B2">
                <w:rPr>
                  <w:rFonts w:eastAsia="Times New Roman"/>
                  <w:b/>
                  <w:bCs/>
                  <w:color w:val="000000"/>
                  <w:kern w:val="24"/>
                  <w:rPrChange w:id="1190" w:author="Solimine, Jaclyn V [2]" w:date="2018-04-26T13:00:00Z">
                    <w:rPr>
                      <w:rFonts w:ascii="Calibri" w:eastAsia="Times New Roman" w:hAnsi="Calibri" w:cs="Calibri"/>
                      <w:b/>
                      <w:bCs/>
                      <w:color w:val="000000"/>
                      <w:kern w:val="24"/>
                      <w:sz w:val="36"/>
                      <w:szCs w:val="36"/>
                    </w:rPr>
                  </w:rPrChange>
                </w:rPr>
                <w:t>3</w:t>
              </w:r>
            </w:ins>
          </w:p>
        </w:tc>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Change w:id="1191" w:author="Buthelo, AaronRaymond" w:date="2018-04-28T21:03:00Z">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14:paraId="6939D2E4" w14:textId="77777777" w:rsidR="003079B2" w:rsidRPr="003079B2" w:rsidRDefault="003079B2" w:rsidP="003079B2">
            <w:pPr>
              <w:jc w:val="center"/>
              <w:rPr>
                <w:ins w:id="1192" w:author="Solimine, Jaclyn V [2]" w:date="2018-04-26T12:59:00Z"/>
                <w:rFonts w:eastAsia="Times New Roman"/>
                <w:rPrChange w:id="1193" w:author="Solimine, Jaclyn V [2]" w:date="2018-04-26T13:00:00Z">
                  <w:rPr>
                    <w:ins w:id="1194" w:author="Solimine, Jaclyn V [2]" w:date="2018-04-26T12:59:00Z"/>
                    <w:rFonts w:ascii="Arial" w:eastAsia="Times New Roman" w:hAnsi="Arial" w:cs="Arial"/>
                    <w:sz w:val="36"/>
                    <w:szCs w:val="36"/>
                  </w:rPr>
                </w:rPrChange>
              </w:rPr>
            </w:pPr>
            <w:ins w:id="1195" w:author="Solimine, Jaclyn V [2]" w:date="2018-04-26T12:59:00Z">
              <w:r w:rsidRPr="003079B2">
                <w:rPr>
                  <w:rFonts w:eastAsia="Times New Roman"/>
                  <w:b/>
                  <w:bCs/>
                  <w:color w:val="FF0000"/>
                  <w:kern w:val="24"/>
                  <w:rPrChange w:id="1196" w:author="Solimine, Jaclyn V [2]" w:date="2018-04-26T13:00:00Z">
                    <w:rPr>
                      <w:rFonts w:ascii="Calibri" w:eastAsia="Times New Roman" w:hAnsi="Calibri" w:cs="Calibri"/>
                      <w:b/>
                      <w:bCs/>
                      <w:color w:val="FF0000"/>
                      <w:kern w:val="24"/>
                      <w:sz w:val="36"/>
                      <w:szCs w:val="36"/>
                    </w:rPr>
                  </w:rPrChange>
                </w:rPr>
                <w:t>2</w:t>
              </w:r>
            </w:ins>
          </w:p>
        </w:tc>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Change w:id="1197" w:author="Buthelo, AaronRaymond" w:date="2018-04-28T21:03:00Z">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14:paraId="6A5C5F60" w14:textId="77777777" w:rsidR="003079B2" w:rsidRPr="003079B2" w:rsidRDefault="003079B2" w:rsidP="003079B2">
            <w:pPr>
              <w:jc w:val="center"/>
              <w:rPr>
                <w:ins w:id="1198" w:author="Solimine, Jaclyn V [2]" w:date="2018-04-26T12:59:00Z"/>
                <w:rFonts w:eastAsia="Times New Roman"/>
                <w:rPrChange w:id="1199" w:author="Solimine, Jaclyn V [2]" w:date="2018-04-26T13:00:00Z">
                  <w:rPr>
                    <w:ins w:id="1200" w:author="Solimine, Jaclyn V [2]" w:date="2018-04-26T12:59:00Z"/>
                    <w:rFonts w:ascii="Arial" w:eastAsia="Times New Roman" w:hAnsi="Arial" w:cs="Arial"/>
                    <w:sz w:val="36"/>
                    <w:szCs w:val="36"/>
                  </w:rPr>
                </w:rPrChange>
              </w:rPr>
            </w:pPr>
            <w:ins w:id="1201" w:author="Solimine, Jaclyn V [2]" w:date="2018-04-26T12:59:00Z">
              <w:r w:rsidRPr="003079B2">
                <w:rPr>
                  <w:rFonts w:eastAsia="Times New Roman"/>
                  <w:b/>
                  <w:bCs/>
                  <w:color w:val="FF0000"/>
                  <w:kern w:val="24"/>
                  <w:rPrChange w:id="1202" w:author="Solimine, Jaclyn V [2]" w:date="2018-04-26T13:00:00Z">
                    <w:rPr>
                      <w:rFonts w:ascii="Calibri" w:eastAsia="Times New Roman" w:hAnsi="Calibri" w:cs="Calibri"/>
                      <w:b/>
                      <w:bCs/>
                      <w:color w:val="FF0000"/>
                      <w:kern w:val="24"/>
                      <w:sz w:val="36"/>
                      <w:szCs w:val="36"/>
                    </w:rPr>
                  </w:rPrChange>
                </w:rPr>
                <w:t>2</w:t>
              </w:r>
            </w:ins>
          </w:p>
        </w:tc>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Change w:id="1203" w:author="Buthelo, AaronRaymond" w:date="2018-04-28T21:03:00Z">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14:paraId="74C3CAF3" w14:textId="77777777" w:rsidR="003079B2" w:rsidRPr="003079B2" w:rsidRDefault="003079B2" w:rsidP="003079B2">
            <w:pPr>
              <w:jc w:val="center"/>
              <w:rPr>
                <w:ins w:id="1204" w:author="Solimine, Jaclyn V [2]" w:date="2018-04-26T12:59:00Z"/>
                <w:rFonts w:eastAsia="Times New Roman"/>
                <w:rPrChange w:id="1205" w:author="Solimine, Jaclyn V [2]" w:date="2018-04-26T13:00:00Z">
                  <w:rPr>
                    <w:ins w:id="1206" w:author="Solimine, Jaclyn V [2]" w:date="2018-04-26T12:59:00Z"/>
                    <w:rFonts w:ascii="Arial" w:eastAsia="Times New Roman" w:hAnsi="Arial" w:cs="Arial"/>
                    <w:sz w:val="36"/>
                    <w:szCs w:val="36"/>
                  </w:rPr>
                </w:rPrChange>
              </w:rPr>
            </w:pPr>
            <w:ins w:id="1207" w:author="Solimine, Jaclyn V [2]" w:date="2018-04-26T12:59:00Z">
              <w:r w:rsidRPr="003079B2">
                <w:rPr>
                  <w:rFonts w:eastAsia="Times New Roman"/>
                  <w:color w:val="000000"/>
                  <w:kern w:val="24"/>
                  <w:rPrChange w:id="1208" w:author="Solimine, Jaclyn V [2]" w:date="2018-04-26T13:00:00Z">
                    <w:rPr>
                      <w:rFonts w:ascii="Calibri" w:eastAsia="Times New Roman" w:hAnsi="Calibri" w:cs="Calibri"/>
                      <w:color w:val="000000"/>
                      <w:kern w:val="24"/>
                      <w:sz w:val="36"/>
                      <w:szCs w:val="36"/>
                    </w:rPr>
                  </w:rPrChange>
                </w:rPr>
                <w:t>0</w:t>
              </w:r>
            </w:ins>
          </w:p>
        </w:tc>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Change w:id="1209" w:author="Buthelo, AaronRaymond" w:date="2018-04-28T21:03:00Z">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14:paraId="164DCDC2" w14:textId="77777777" w:rsidR="003079B2" w:rsidRPr="003079B2" w:rsidRDefault="003079B2" w:rsidP="003079B2">
            <w:pPr>
              <w:jc w:val="center"/>
              <w:rPr>
                <w:ins w:id="1210" w:author="Solimine, Jaclyn V [2]" w:date="2018-04-26T12:59:00Z"/>
                <w:rFonts w:eastAsia="Times New Roman"/>
                <w:rPrChange w:id="1211" w:author="Solimine, Jaclyn V [2]" w:date="2018-04-26T13:00:00Z">
                  <w:rPr>
                    <w:ins w:id="1212" w:author="Solimine, Jaclyn V [2]" w:date="2018-04-26T12:59:00Z"/>
                    <w:rFonts w:ascii="Arial" w:eastAsia="Times New Roman" w:hAnsi="Arial" w:cs="Arial"/>
                    <w:sz w:val="36"/>
                    <w:szCs w:val="36"/>
                  </w:rPr>
                </w:rPrChange>
              </w:rPr>
            </w:pPr>
            <w:ins w:id="1213" w:author="Solimine, Jaclyn V [2]" w:date="2018-04-26T12:59:00Z">
              <w:r w:rsidRPr="003079B2">
                <w:rPr>
                  <w:rFonts w:eastAsia="Times New Roman"/>
                  <w:b/>
                  <w:bCs/>
                  <w:color w:val="FF0000"/>
                  <w:kern w:val="24"/>
                  <w:rPrChange w:id="1214" w:author="Solimine, Jaclyn V [2]" w:date="2018-04-26T13:00:00Z">
                    <w:rPr>
                      <w:rFonts w:ascii="Calibri" w:eastAsia="Times New Roman" w:hAnsi="Calibri" w:cs="Calibri"/>
                      <w:b/>
                      <w:bCs/>
                      <w:color w:val="FF0000"/>
                      <w:kern w:val="24"/>
                      <w:sz w:val="36"/>
                      <w:szCs w:val="36"/>
                    </w:rPr>
                  </w:rPrChange>
                </w:rPr>
                <w:t>2</w:t>
              </w:r>
            </w:ins>
          </w:p>
        </w:tc>
      </w:tr>
      <w:tr w:rsidR="003079B2" w:rsidRPr="003079B2" w14:paraId="1CF66431" w14:textId="77777777" w:rsidTr="02676EF7">
        <w:trPr>
          <w:trHeight w:val="213"/>
          <w:ins w:id="1215" w:author="Solimine, Jaclyn V [2]" w:date="2018-04-26T12:59:00Z"/>
          <w:trPrChange w:id="1216" w:author="Buthelo, AaronRaymond" w:date="2018-04-28T21:03:00Z">
            <w:trPr>
              <w:trHeight w:val="213"/>
            </w:trPr>
          </w:trPrChange>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ADADA"/>
            <w:tcMar>
              <w:top w:w="72" w:type="dxa"/>
              <w:left w:w="144" w:type="dxa"/>
              <w:bottom w:w="72" w:type="dxa"/>
              <w:right w:w="144" w:type="dxa"/>
            </w:tcMar>
            <w:hideMark/>
            <w:tcPrChange w:id="1217" w:author="Buthelo, AaronRaymond" w:date="2018-04-28T21:03:00Z">
              <w:tcPr>
                <w:tcW w:w="590" w:type="dxa"/>
                <w:tcBorders>
                  <w:top w:val="single" w:sz="8" w:space="0" w:color="000000"/>
                  <w:left w:val="single" w:sz="8" w:space="0" w:color="000000"/>
                  <w:bottom w:val="single" w:sz="8" w:space="0" w:color="000000"/>
                  <w:right w:val="single" w:sz="8" w:space="0" w:color="000000"/>
                </w:tcBorders>
                <w:shd w:val="clear" w:color="auto" w:fill="DADADA"/>
                <w:tcMar>
                  <w:top w:w="72" w:type="dxa"/>
                  <w:left w:w="144" w:type="dxa"/>
                  <w:bottom w:w="72" w:type="dxa"/>
                  <w:right w:w="144" w:type="dxa"/>
                </w:tcMar>
                <w:hideMark/>
              </w:tcPr>
            </w:tcPrChange>
          </w:tcPr>
          <w:p w14:paraId="1252F098" w14:textId="77777777" w:rsidR="003079B2" w:rsidRPr="003079B2" w:rsidRDefault="003079B2" w:rsidP="003079B2">
            <w:pPr>
              <w:jc w:val="center"/>
              <w:rPr>
                <w:ins w:id="1218" w:author="Solimine, Jaclyn V [2]" w:date="2018-04-26T12:59:00Z"/>
                <w:rFonts w:eastAsia="Times New Roman"/>
                <w:rPrChange w:id="1219" w:author="Solimine, Jaclyn V [2]" w:date="2018-04-26T13:00:00Z">
                  <w:rPr>
                    <w:ins w:id="1220" w:author="Solimine, Jaclyn V [2]" w:date="2018-04-26T12:59:00Z"/>
                    <w:rFonts w:ascii="Arial" w:eastAsia="Times New Roman" w:hAnsi="Arial" w:cs="Arial"/>
                    <w:sz w:val="36"/>
                    <w:szCs w:val="36"/>
                  </w:rPr>
                </w:rPrChange>
              </w:rPr>
            </w:pPr>
            <w:ins w:id="1221" w:author="Solimine, Jaclyn V [2]" w:date="2018-04-26T12:59:00Z">
              <w:r w:rsidRPr="003079B2">
                <w:rPr>
                  <w:rFonts w:eastAsia="Times New Roman"/>
                  <w:b/>
                  <w:bCs/>
                  <w:color w:val="000000"/>
                  <w:kern w:val="24"/>
                  <w:rPrChange w:id="1222" w:author="Solimine, Jaclyn V [2]" w:date="2018-04-26T13:00:00Z">
                    <w:rPr>
                      <w:rFonts w:ascii="Calibri" w:eastAsia="Times New Roman" w:hAnsi="Calibri" w:cs="Calibri"/>
                      <w:b/>
                      <w:bCs/>
                      <w:color w:val="000000"/>
                      <w:kern w:val="24"/>
                      <w:sz w:val="36"/>
                      <w:szCs w:val="36"/>
                    </w:rPr>
                  </w:rPrChange>
                </w:rPr>
                <w:t>4</w:t>
              </w:r>
            </w:ins>
          </w:p>
        </w:tc>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Change w:id="1223" w:author="Buthelo, AaronRaymond" w:date="2018-04-28T21:03:00Z">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14:paraId="12E4A574" w14:textId="77777777" w:rsidR="003079B2" w:rsidRPr="003079B2" w:rsidRDefault="003079B2" w:rsidP="003079B2">
            <w:pPr>
              <w:jc w:val="center"/>
              <w:rPr>
                <w:ins w:id="1224" w:author="Solimine, Jaclyn V [2]" w:date="2018-04-26T12:59:00Z"/>
                <w:rFonts w:eastAsia="Times New Roman"/>
                <w:rPrChange w:id="1225" w:author="Solimine, Jaclyn V [2]" w:date="2018-04-26T13:00:00Z">
                  <w:rPr>
                    <w:ins w:id="1226" w:author="Solimine, Jaclyn V [2]" w:date="2018-04-26T12:59:00Z"/>
                    <w:rFonts w:ascii="Arial" w:eastAsia="Times New Roman" w:hAnsi="Arial" w:cs="Arial"/>
                    <w:sz w:val="36"/>
                    <w:szCs w:val="36"/>
                  </w:rPr>
                </w:rPrChange>
              </w:rPr>
            </w:pPr>
            <w:ins w:id="1227" w:author="Solimine, Jaclyn V [2]" w:date="2018-04-26T12:59:00Z">
              <w:r w:rsidRPr="003079B2">
                <w:rPr>
                  <w:rFonts w:eastAsia="Times New Roman"/>
                  <w:color w:val="000000"/>
                  <w:kern w:val="24"/>
                  <w:rPrChange w:id="1228" w:author="Solimine, Jaclyn V [2]" w:date="2018-04-26T13:00:00Z">
                    <w:rPr>
                      <w:rFonts w:ascii="Calibri" w:eastAsia="Times New Roman" w:hAnsi="Calibri" w:cs="Calibri"/>
                      <w:color w:val="000000"/>
                      <w:kern w:val="24"/>
                      <w:sz w:val="36"/>
                      <w:szCs w:val="36"/>
                    </w:rPr>
                  </w:rPrChange>
                </w:rPr>
                <w:t>1</w:t>
              </w:r>
            </w:ins>
          </w:p>
        </w:tc>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Change w:id="1229" w:author="Buthelo, AaronRaymond" w:date="2018-04-28T21:03:00Z">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14:paraId="68AC0963" w14:textId="77777777" w:rsidR="003079B2" w:rsidRPr="003079B2" w:rsidRDefault="003079B2" w:rsidP="003079B2">
            <w:pPr>
              <w:jc w:val="center"/>
              <w:rPr>
                <w:ins w:id="1230" w:author="Solimine, Jaclyn V [2]" w:date="2018-04-26T12:59:00Z"/>
                <w:rFonts w:eastAsia="Times New Roman"/>
                <w:rPrChange w:id="1231" w:author="Solimine, Jaclyn V [2]" w:date="2018-04-26T13:00:00Z">
                  <w:rPr>
                    <w:ins w:id="1232" w:author="Solimine, Jaclyn V [2]" w:date="2018-04-26T12:59:00Z"/>
                    <w:rFonts w:ascii="Arial" w:eastAsia="Times New Roman" w:hAnsi="Arial" w:cs="Arial"/>
                    <w:sz w:val="36"/>
                    <w:szCs w:val="36"/>
                  </w:rPr>
                </w:rPrChange>
              </w:rPr>
            </w:pPr>
            <w:ins w:id="1233" w:author="Solimine, Jaclyn V [2]" w:date="2018-04-26T12:59:00Z">
              <w:r w:rsidRPr="003079B2">
                <w:rPr>
                  <w:rFonts w:eastAsia="Times New Roman"/>
                  <w:color w:val="000000"/>
                  <w:kern w:val="24"/>
                  <w:rPrChange w:id="1234" w:author="Solimine, Jaclyn V [2]" w:date="2018-04-26T13:00:00Z">
                    <w:rPr>
                      <w:rFonts w:ascii="Calibri" w:eastAsia="Times New Roman" w:hAnsi="Calibri" w:cs="Calibri"/>
                      <w:color w:val="000000"/>
                      <w:kern w:val="24"/>
                      <w:sz w:val="36"/>
                      <w:szCs w:val="36"/>
                    </w:rPr>
                  </w:rPrChange>
                </w:rPr>
                <w:t>1</w:t>
              </w:r>
            </w:ins>
          </w:p>
        </w:tc>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Change w:id="1235" w:author="Buthelo, AaronRaymond" w:date="2018-04-28T21:03:00Z">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14:paraId="2AF10849" w14:textId="77777777" w:rsidR="003079B2" w:rsidRPr="003079B2" w:rsidRDefault="003079B2" w:rsidP="003079B2">
            <w:pPr>
              <w:jc w:val="center"/>
              <w:rPr>
                <w:ins w:id="1236" w:author="Solimine, Jaclyn V [2]" w:date="2018-04-26T12:59:00Z"/>
                <w:rFonts w:eastAsia="Times New Roman"/>
                <w:rPrChange w:id="1237" w:author="Solimine, Jaclyn V [2]" w:date="2018-04-26T13:00:00Z">
                  <w:rPr>
                    <w:ins w:id="1238" w:author="Solimine, Jaclyn V [2]" w:date="2018-04-26T12:59:00Z"/>
                    <w:rFonts w:ascii="Arial" w:eastAsia="Times New Roman" w:hAnsi="Arial" w:cs="Arial"/>
                    <w:sz w:val="36"/>
                    <w:szCs w:val="36"/>
                  </w:rPr>
                </w:rPrChange>
              </w:rPr>
            </w:pPr>
            <w:ins w:id="1239" w:author="Solimine, Jaclyn V [2]" w:date="2018-04-26T12:59:00Z">
              <w:r w:rsidRPr="003079B2">
                <w:rPr>
                  <w:rFonts w:eastAsia="Times New Roman"/>
                  <w:color w:val="000000"/>
                  <w:kern w:val="24"/>
                  <w:rPrChange w:id="1240" w:author="Solimine, Jaclyn V [2]" w:date="2018-04-26T13:00:00Z">
                    <w:rPr>
                      <w:rFonts w:ascii="Calibri" w:eastAsia="Times New Roman" w:hAnsi="Calibri" w:cs="Calibri"/>
                      <w:color w:val="000000"/>
                      <w:kern w:val="24"/>
                      <w:sz w:val="36"/>
                      <w:szCs w:val="36"/>
                    </w:rPr>
                  </w:rPrChange>
                </w:rPr>
                <w:t>1</w:t>
              </w:r>
            </w:ins>
          </w:p>
        </w:tc>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Change w:id="1241" w:author="Buthelo, AaronRaymond" w:date="2018-04-28T21:03:00Z">
              <w:tcPr>
                <w:tcW w:w="5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tcPrChange>
          </w:tcPr>
          <w:p w14:paraId="7BD7B2E1" w14:textId="77777777" w:rsidR="003079B2" w:rsidRPr="003079B2" w:rsidRDefault="003079B2" w:rsidP="003079B2">
            <w:pPr>
              <w:jc w:val="center"/>
              <w:rPr>
                <w:ins w:id="1242" w:author="Solimine, Jaclyn V [2]" w:date="2018-04-26T12:59:00Z"/>
                <w:rFonts w:eastAsia="Times New Roman"/>
                <w:rPrChange w:id="1243" w:author="Solimine, Jaclyn V [2]" w:date="2018-04-26T13:00:00Z">
                  <w:rPr>
                    <w:ins w:id="1244" w:author="Solimine, Jaclyn V [2]" w:date="2018-04-26T12:59:00Z"/>
                    <w:rFonts w:ascii="Arial" w:eastAsia="Times New Roman" w:hAnsi="Arial" w:cs="Arial"/>
                    <w:sz w:val="36"/>
                    <w:szCs w:val="36"/>
                  </w:rPr>
                </w:rPrChange>
              </w:rPr>
            </w:pPr>
            <w:ins w:id="1245" w:author="Solimine, Jaclyn V [2]" w:date="2018-04-26T12:59:00Z">
              <w:r w:rsidRPr="003079B2">
                <w:rPr>
                  <w:rFonts w:eastAsia="Times New Roman"/>
                  <w:color w:val="000000"/>
                  <w:kern w:val="24"/>
                  <w:rPrChange w:id="1246" w:author="Solimine, Jaclyn V [2]" w:date="2018-04-26T13:00:00Z">
                    <w:rPr>
                      <w:rFonts w:ascii="Calibri" w:eastAsia="Times New Roman" w:hAnsi="Calibri" w:cs="Calibri"/>
                      <w:color w:val="000000"/>
                      <w:kern w:val="24"/>
                      <w:sz w:val="36"/>
                      <w:szCs w:val="36"/>
                    </w:rPr>
                  </w:rPrChange>
                </w:rPr>
                <w:t>0</w:t>
              </w:r>
            </w:ins>
          </w:p>
        </w:tc>
      </w:tr>
    </w:tbl>
    <w:p w14:paraId="46BA5B99" w14:textId="77777777" w:rsidR="003079B2" w:rsidRDefault="003079B2">
      <w:pPr>
        <w:jc w:val="both"/>
        <w:rPr>
          <w:ins w:id="1247" w:author="Solimine, Jaclyn V" w:date="2018-04-29T15:52:00Z"/>
          <w:rFonts w:eastAsia="Times New Roman"/>
        </w:rPr>
        <w:pPrChange w:id="1248" w:author="Solimine, Jaclyn V [2]" w:date="2018-04-26T12:50:00Z">
          <w:pPr/>
        </w:pPrChange>
      </w:pPr>
    </w:p>
    <w:p w14:paraId="48D8EC27" w14:textId="77777777" w:rsidR="00AF02FD" w:rsidRDefault="00AF02FD">
      <w:pPr>
        <w:jc w:val="both"/>
        <w:rPr>
          <w:ins w:id="1249" w:author="Solimine, Jaclyn V" w:date="2018-04-29T15:52:00Z"/>
          <w:rFonts w:eastAsia="Times New Roman"/>
        </w:rPr>
        <w:pPrChange w:id="1250" w:author="Solimine, Jaclyn V [2]" w:date="2018-04-26T12:50:00Z">
          <w:pPr/>
        </w:pPrChange>
      </w:pPr>
    </w:p>
    <w:p w14:paraId="1D66D505" w14:textId="77777777" w:rsidR="00AF02FD" w:rsidRDefault="00AF02FD">
      <w:pPr>
        <w:jc w:val="both"/>
        <w:rPr>
          <w:ins w:id="1251" w:author="Solimine, Jaclyn V" w:date="2018-04-29T15:52:00Z"/>
          <w:rFonts w:eastAsia="Times New Roman"/>
        </w:rPr>
        <w:pPrChange w:id="1252" w:author="Solimine, Jaclyn V [2]" w:date="2018-04-26T12:50:00Z">
          <w:pPr/>
        </w:pPrChange>
      </w:pPr>
    </w:p>
    <w:p w14:paraId="0D06EA53" w14:textId="77777777" w:rsidR="00AF02FD" w:rsidRDefault="00AF02FD">
      <w:pPr>
        <w:jc w:val="both"/>
        <w:rPr>
          <w:ins w:id="1253" w:author="Solimine, Jaclyn V" w:date="2018-04-29T15:52:00Z"/>
          <w:rFonts w:eastAsia="Times New Roman"/>
        </w:rPr>
        <w:pPrChange w:id="1254" w:author="Solimine, Jaclyn V [2]" w:date="2018-04-26T12:50:00Z">
          <w:pPr/>
        </w:pPrChange>
      </w:pPr>
    </w:p>
    <w:p w14:paraId="5D582CE5" w14:textId="77777777" w:rsidR="00AF02FD" w:rsidRDefault="00AF02FD">
      <w:pPr>
        <w:jc w:val="both"/>
        <w:rPr>
          <w:ins w:id="1255" w:author="Solimine, Jaclyn V" w:date="2018-04-29T15:52:00Z"/>
          <w:rFonts w:eastAsia="Times New Roman"/>
        </w:rPr>
        <w:pPrChange w:id="1256" w:author="Solimine, Jaclyn V [2]" w:date="2018-04-26T12:50:00Z">
          <w:pPr/>
        </w:pPrChange>
      </w:pPr>
    </w:p>
    <w:p w14:paraId="1ABF369E" w14:textId="77777777" w:rsidR="00AF02FD" w:rsidRDefault="00AF02FD">
      <w:pPr>
        <w:jc w:val="both"/>
        <w:rPr>
          <w:ins w:id="1257" w:author="Solimine, Jaclyn V" w:date="2018-04-29T15:52:00Z"/>
          <w:rFonts w:eastAsia="Times New Roman"/>
        </w:rPr>
        <w:pPrChange w:id="1258" w:author="Solimine, Jaclyn V [2]" w:date="2018-04-26T12:50:00Z">
          <w:pPr/>
        </w:pPrChange>
      </w:pPr>
    </w:p>
    <w:p w14:paraId="349F14AE" w14:textId="77777777" w:rsidR="00AF02FD" w:rsidRDefault="00AF02FD">
      <w:pPr>
        <w:jc w:val="both"/>
        <w:rPr>
          <w:ins w:id="1259" w:author="Solimine, Jaclyn V" w:date="2018-04-29T15:52:00Z"/>
          <w:rFonts w:eastAsia="Times New Roman"/>
        </w:rPr>
        <w:pPrChange w:id="1260" w:author="Solimine, Jaclyn V [2]" w:date="2018-04-26T12:50:00Z">
          <w:pPr/>
        </w:pPrChange>
      </w:pPr>
    </w:p>
    <w:p w14:paraId="55E92369" w14:textId="77777777" w:rsidR="00AF02FD" w:rsidRDefault="00AF02FD">
      <w:pPr>
        <w:jc w:val="both"/>
        <w:rPr>
          <w:ins w:id="1261" w:author="Solimine, Jaclyn V" w:date="2018-04-29T15:52:00Z"/>
          <w:rFonts w:eastAsia="Times New Roman"/>
        </w:rPr>
        <w:pPrChange w:id="1262" w:author="Solimine, Jaclyn V [2]" w:date="2018-04-26T12:50:00Z">
          <w:pPr/>
        </w:pPrChange>
      </w:pPr>
    </w:p>
    <w:p w14:paraId="6C0068EE" w14:textId="77777777" w:rsidR="00AF02FD" w:rsidRPr="003079B2" w:rsidRDefault="00AF02FD">
      <w:pPr>
        <w:jc w:val="both"/>
        <w:rPr>
          <w:ins w:id="1263" w:author="Solimine, Jaclyn V [2]" w:date="2018-04-26T12:58:00Z"/>
          <w:rFonts w:eastAsia="Times New Roman"/>
        </w:rPr>
        <w:pPrChange w:id="1264" w:author="Solimine, Jaclyn V [2]" w:date="2018-04-26T12:50:00Z">
          <w:pPr/>
        </w:pPrChange>
      </w:pPr>
    </w:p>
    <w:p w14:paraId="58E23036" w14:textId="77777777" w:rsidR="00961432" w:rsidRPr="003079B2" w:rsidDel="00A40DC9" w:rsidRDefault="00961432">
      <w:pPr>
        <w:jc w:val="both"/>
        <w:rPr>
          <w:del w:id="1265" w:author="Solimine, Jaclyn V [2]" w:date="2018-04-26T12:37:00Z"/>
        </w:rPr>
      </w:pPr>
    </w:p>
    <w:p w14:paraId="50A93C82" w14:textId="2CB2940B" w:rsidR="008B34F3" w:rsidRPr="003079B2" w:rsidDel="00A40DC9" w:rsidRDefault="008B34F3">
      <w:pPr>
        <w:jc w:val="both"/>
        <w:rPr>
          <w:del w:id="1266" w:author="Solimine, Jaclyn V [2]" w:date="2018-04-26T12:37:00Z"/>
          <w:b/>
        </w:rPr>
      </w:pPr>
    </w:p>
    <w:p w14:paraId="7AA2412F" w14:textId="6F07D9F8" w:rsidR="00961432" w:rsidRPr="003079B2" w:rsidDel="00A40DC9" w:rsidRDefault="00DC6A30">
      <w:pPr>
        <w:jc w:val="both"/>
        <w:rPr>
          <w:del w:id="1267" w:author="Solimine, Jaclyn V [2]" w:date="2018-04-26T12:37:00Z"/>
          <w:b/>
          <w:highlight w:val="yellow"/>
          <w:rPrChange w:id="1268" w:author="Solimine, Jaclyn V [2]" w:date="2018-04-26T13:00:00Z">
            <w:rPr>
              <w:del w:id="1269" w:author="Solimine, Jaclyn V [2]" w:date="2018-04-26T12:37:00Z"/>
              <w:b/>
            </w:rPr>
          </w:rPrChange>
        </w:rPr>
        <w:pPrChange w:id="1270" w:author="Solimine, Jaclyn V [2]" w:date="2018-04-26T12:50:00Z">
          <w:pPr>
            <w:pStyle w:val="ListParagraph"/>
            <w:numPr>
              <w:ilvl w:val="1"/>
              <w:numId w:val="1"/>
            </w:numPr>
            <w:ind w:left="360" w:hanging="360"/>
            <w:jc w:val="both"/>
          </w:pPr>
        </w:pPrChange>
      </w:pPr>
      <w:del w:id="1271" w:author="Solimine, Jaclyn V [2]" w:date="2018-04-26T12:37:00Z">
        <w:r w:rsidRPr="003079B2" w:rsidDel="00A40DC9">
          <w:rPr>
            <w:b/>
            <w:highlight w:val="yellow"/>
            <w:rPrChange w:id="1272" w:author="Solimine, Jaclyn V [2]" w:date="2018-04-26T13:00:00Z">
              <w:rPr>
                <w:b/>
              </w:rPr>
            </w:rPrChange>
          </w:rPr>
          <w:delText xml:space="preserve">Classification with Artificial Neural Networks </w:delText>
        </w:r>
      </w:del>
    </w:p>
    <w:p w14:paraId="04A1E247" w14:textId="0712C130" w:rsidR="00961432" w:rsidRPr="003079B2" w:rsidDel="00A40DC9" w:rsidRDefault="00961432">
      <w:pPr>
        <w:jc w:val="both"/>
        <w:rPr>
          <w:del w:id="1273" w:author="Solimine, Jaclyn V [2]" w:date="2018-04-26T12:37:00Z"/>
          <w:b/>
          <w:highlight w:val="yellow"/>
          <w:rPrChange w:id="1274" w:author="Solimine, Jaclyn V [2]" w:date="2018-04-26T13:00:00Z">
            <w:rPr>
              <w:del w:id="1275" w:author="Solimine, Jaclyn V [2]" w:date="2018-04-26T12:37:00Z"/>
              <w:b/>
            </w:rPr>
          </w:rPrChange>
        </w:rPr>
        <w:pPrChange w:id="1276" w:author="Solimine, Jaclyn V [2]" w:date="2018-04-26T12:50:00Z">
          <w:pPr>
            <w:pStyle w:val="ListParagraph"/>
            <w:numPr>
              <w:ilvl w:val="2"/>
              <w:numId w:val="1"/>
            </w:numPr>
            <w:ind w:hanging="720"/>
            <w:jc w:val="both"/>
          </w:pPr>
        </w:pPrChange>
      </w:pPr>
      <w:del w:id="1277" w:author="Solimine, Jaclyn V [2]" w:date="2018-04-26T12:37:00Z">
        <w:r w:rsidRPr="003079B2" w:rsidDel="00A40DC9">
          <w:rPr>
            <w:b/>
            <w:highlight w:val="yellow"/>
            <w:rPrChange w:id="1278" w:author="Solimine, Jaclyn V [2]" w:date="2018-04-26T13:00:00Z">
              <w:rPr>
                <w:b/>
              </w:rPr>
            </w:rPrChange>
          </w:rPr>
          <w:delText>Theory</w:delText>
        </w:r>
      </w:del>
    </w:p>
    <w:p w14:paraId="4AC0A79B" w14:textId="758A1491" w:rsidR="00961432" w:rsidRPr="003079B2" w:rsidDel="00A40DC9" w:rsidRDefault="00961432">
      <w:pPr>
        <w:jc w:val="both"/>
        <w:rPr>
          <w:del w:id="1279" w:author="Solimine, Jaclyn V [2]" w:date="2018-04-26T12:37:00Z"/>
          <w:highlight w:val="yellow"/>
          <w:rPrChange w:id="1280" w:author="Solimine, Jaclyn V [2]" w:date="2018-04-26T13:00:00Z">
            <w:rPr>
              <w:del w:id="1281" w:author="Solimine, Jaclyn V [2]" w:date="2018-04-26T12:37:00Z"/>
            </w:rPr>
          </w:rPrChange>
        </w:rPr>
      </w:pPr>
      <w:del w:id="1282" w:author="Solimine, Jaclyn V [2]" w:date="2018-04-26T12:37:00Z">
        <w:r w:rsidRPr="003079B2" w:rsidDel="00A40DC9">
          <w:rPr>
            <w:b/>
            <w:highlight w:val="yellow"/>
            <w:rPrChange w:id="1283" w:author="Solimine, Jaclyn V [2]" w:date="2018-04-26T13:00:00Z">
              <w:rPr>
                <w:b/>
              </w:rPr>
            </w:rPrChange>
          </w:rPr>
          <w:delText xml:space="preserve"> </w:delText>
        </w:r>
        <w:r w:rsidRPr="003079B2" w:rsidDel="00A40DC9">
          <w:rPr>
            <w:highlight w:val="yellow"/>
            <w:rPrChange w:id="1284" w:author="Solimine, Jaclyn V [2]" w:date="2018-04-26T13:00:00Z">
              <w:rPr/>
            </w:rPrChange>
          </w:rPr>
          <w:delText>Training, backpropagation, node selection, network architecture</w:delText>
        </w:r>
      </w:del>
    </w:p>
    <w:p w14:paraId="5179F1FB" w14:textId="7C3D15EC" w:rsidR="00961432" w:rsidRPr="003079B2" w:rsidDel="00A40DC9" w:rsidRDefault="00961432">
      <w:pPr>
        <w:jc w:val="both"/>
        <w:rPr>
          <w:del w:id="1285" w:author="Solimine, Jaclyn V [2]" w:date="2018-04-26T12:37:00Z"/>
          <w:b/>
          <w:highlight w:val="yellow"/>
          <w:rPrChange w:id="1286" w:author="Solimine, Jaclyn V [2]" w:date="2018-04-26T13:00:00Z">
            <w:rPr>
              <w:del w:id="1287" w:author="Solimine, Jaclyn V [2]" w:date="2018-04-26T12:37:00Z"/>
              <w:b/>
            </w:rPr>
          </w:rPrChange>
        </w:rPr>
        <w:pPrChange w:id="1288" w:author="Solimine, Jaclyn V [2]" w:date="2018-04-26T12:50:00Z">
          <w:pPr>
            <w:pStyle w:val="ListParagraph"/>
            <w:numPr>
              <w:ilvl w:val="2"/>
              <w:numId w:val="1"/>
            </w:numPr>
            <w:ind w:hanging="720"/>
            <w:jc w:val="both"/>
          </w:pPr>
        </w:pPrChange>
      </w:pPr>
      <w:del w:id="1289" w:author="Solimine, Jaclyn V [2]" w:date="2018-04-26T12:37:00Z">
        <w:r w:rsidRPr="003079B2" w:rsidDel="00A40DC9">
          <w:rPr>
            <w:b/>
            <w:highlight w:val="yellow"/>
            <w:rPrChange w:id="1290" w:author="Solimine, Jaclyn V [2]" w:date="2018-04-26T13:00:00Z">
              <w:rPr>
                <w:b/>
              </w:rPr>
            </w:rPrChange>
          </w:rPr>
          <w:delText>Application</w:delText>
        </w:r>
      </w:del>
    </w:p>
    <w:p w14:paraId="64FBA631" w14:textId="4E7F005C" w:rsidR="00F227D1" w:rsidRPr="003079B2" w:rsidDel="00A40DC9" w:rsidRDefault="00961432">
      <w:pPr>
        <w:jc w:val="both"/>
        <w:rPr>
          <w:del w:id="1291" w:author="Solimine, Jaclyn V [2]" w:date="2018-04-26T12:37:00Z"/>
        </w:rPr>
      </w:pPr>
      <w:del w:id="1292" w:author="Solimine, Jaclyn V [2]" w:date="2018-04-26T12:37:00Z">
        <w:r w:rsidRPr="003079B2" w:rsidDel="00A40DC9">
          <w:rPr>
            <w:highlight w:val="yellow"/>
            <w:rPrChange w:id="1293" w:author="Solimine, Jaclyn V [2]" w:date="2018-04-26T13:00:00Z">
              <w:rPr/>
            </w:rPrChange>
          </w:rPr>
          <w:delText>Matlab details, models evaluated, etc.</w:delText>
        </w:r>
        <w:r w:rsidRPr="003079B2" w:rsidDel="00A40DC9">
          <w:delText xml:space="preserve"> </w:delText>
        </w:r>
      </w:del>
    </w:p>
    <w:p w14:paraId="67DC8D1F" w14:textId="77777777" w:rsidR="00DD2E84" w:rsidRPr="003079B2" w:rsidRDefault="00DD2E84" w:rsidP="002432CE">
      <w:pPr>
        <w:jc w:val="both"/>
      </w:pPr>
    </w:p>
    <w:p w14:paraId="20410450" w14:textId="63890A71" w:rsidR="00DD2E84" w:rsidRDefault="00D8646A">
      <w:pPr>
        <w:pStyle w:val="ListParagraph"/>
        <w:numPr>
          <w:ilvl w:val="0"/>
          <w:numId w:val="5"/>
        </w:numPr>
        <w:jc w:val="both"/>
        <w:rPr>
          <w:ins w:id="1294" w:author="Solimine, Jaclyn V [2]" w:date="2018-04-26T13:04:00Z"/>
          <w:b/>
          <w:bCs/>
          <w:rPrChange w:id="1295" w:author="Buthelo, AaronRaymond" w:date="2018-04-28T20:57:00Z">
            <w:rPr>
              <w:ins w:id="1296" w:author="Solimine, Jaclyn V [2]" w:date="2018-04-26T13:04:00Z"/>
            </w:rPr>
          </w:rPrChange>
        </w:rPr>
        <w:pPrChange w:id="1297" w:author="Solimine, Jaclyn V" w:date="2018-04-29T14:29:00Z">
          <w:pPr>
            <w:pStyle w:val="ListParagraph"/>
            <w:numPr>
              <w:numId w:val="1"/>
            </w:numPr>
            <w:ind w:left="360" w:hanging="360"/>
            <w:jc w:val="both"/>
          </w:pPr>
        </w:pPrChange>
      </w:pPr>
      <w:r w:rsidRPr="00124ED1">
        <w:rPr>
          <w:b/>
          <w:bCs/>
        </w:rPr>
        <w:lastRenderedPageBreak/>
        <w:t>Results</w:t>
      </w:r>
    </w:p>
    <w:p w14:paraId="740EB99E" w14:textId="4B1BABD7" w:rsidR="003079B2" w:rsidRDefault="003079B2">
      <w:pPr>
        <w:jc w:val="both"/>
        <w:rPr>
          <w:ins w:id="1298" w:author="Solimine, Jaclyn V [2]" w:date="2018-04-26T13:04:00Z"/>
        </w:rPr>
        <w:pPrChange w:id="1299" w:author="Solimine, Jaclyn V [2]" w:date="2018-04-26T13:04:00Z">
          <w:pPr>
            <w:pStyle w:val="ListParagraph"/>
            <w:numPr>
              <w:numId w:val="1"/>
            </w:numPr>
            <w:ind w:left="360" w:hanging="360"/>
            <w:jc w:val="both"/>
          </w:pPr>
        </w:pPrChange>
      </w:pPr>
    </w:p>
    <w:p w14:paraId="7F9C2A1F" w14:textId="1A63553A" w:rsidR="003079B2" w:rsidRPr="003079B2" w:rsidRDefault="003079B2">
      <w:pPr>
        <w:jc w:val="both"/>
        <w:rPr>
          <w:b/>
          <w:bCs/>
          <w:rPrChange w:id="1300" w:author="Buthelo, AaronRaymond" w:date="2018-04-28T20:57:00Z">
            <w:rPr/>
          </w:rPrChange>
        </w:rPr>
        <w:pPrChange w:id="1301" w:author="Buthelo, AaronRaymond" w:date="2018-04-28T20:57:00Z">
          <w:pPr>
            <w:pStyle w:val="ListParagraph"/>
            <w:numPr>
              <w:numId w:val="1"/>
            </w:numPr>
            <w:ind w:left="360" w:hanging="360"/>
            <w:jc w:val="both"/>
          </w:pPr>
        </w:pPrChange>
      </w:pPr>
      <w:ins w:id="1302" w:author="Solimine, Jaclyn V [2]" w:date="2018-04-26T13:04:00Z">
        <w:r>
          <w:t xml:space="preserve">This section details the results and applicable discussion from the methods presented in Section 3. </w:t>
        </w:r>
      </w:ins>
    </w:p>
    <w:p w14:paraId="7ABBDF05" w14:textId="77777777" w:rsidR="00961432" w:rsidRPr="003079B2" w:rsidRDefault="00961432" w:rsidP="00961432">
      <w:pPr>
        <w:jc w:val="both"/>
        <w:rPr>
          <w:b/>
        </w:rPr>
      </w:pPr>
    </w:p>
    <w:p w14:paraId="13F690DE" w14:textId="3FCA7CA9" w:rsidR="00D8646A" w:rsidRPr="00D8646A" w:rsidRDefault="00D8646A">
      <w:pPr>
        <w:pStyle w:val="ListParagraph"/>
        <w:numPr>
          <w:ilvl w:val="1"/>
          <w:numId w:val="5"/>
        </w:numPr>
        <w:jc w:val="both"/>
        <w:rPr>
          <w:b/>
          <w:bCs/>
          <w:rPrChange w:id="1303" w:author="Buthelo, AaronRaymond" w:date="2018-04-28T20:57:00Z">
            <w:rPr/>
          </w:rPrChange>
        </w:rPr>
        <w:pPrChange w:id="1304" w:author="Solimine, Jaclyn V" w:date="2018-04-29T14:29:00Z">
          <w:pPr>
            <w:pStyle w:val="ListParagraph"/>
            <w:numPr>
              <w:ilvl w:val="1"/>
              <w:numId w:val="1"/>
            </w:numPr>
            <w:ind w:left="360" w:hanging="360"/>
            <w:jc w:val="both"/>
          </w:pPr>
        </w:pPrChange>
      </w:pPr>
      <w:r w:rsidRPr="00124ED1">
        <w:rPr>
          <w:b/>
          <w:bCs/>
        </w:rPr>
        <w:t>Manual Feature Selection</w:t>
      </w:r>
    </w:p>
    <w:p w14:paraId="23DFD1FC" w14:textId="215A9DED" w:rsidR="00D8646A" w:rsidRDefault="00D8646A" w:rsidP="00EC6143">
      <w:pPr>
        <w:jc w:val="both"/>
        <w:rPr>
          <w:b/>
        </w:rPr>
      </w:pPr>
    </w:p>
    <w:p w14:paraId="681F0D90" w14:textId="0CB60369" w:rsidR="00974FD0" w:rsidRDefault="00D8646A" w:rsidP="00EC6143">
      <w:pPr>
        <w:jc w:val="both"/>
      </w:pPr>
      <w:r>
        <w:t xml:space="preserve">After evaluating each of the 67 original features, it was determined that significant differences only existed between those students likely to pass and likely to fail in about 35 of the features. </w:t>
      </w:r>
      <w:r w:rsidR="00C74512">
        <w:t>Some of the m</w:t>
      </w:r>
      <w:r w:rsidR="00974FD0">
        <w:t>ost significant findings are as follows:</w:t>
      </w:r>
    </w:p>
    <w:p w14:paraId="781E5892" w14:textId="28FE8A67" w:rsidR="00974FD0" w:rsidRDefault="00974FD0" w:rsidP="00EC6143">
      <w:pPr>
        <w:jc w:val="both"/>
      </w:pPr>
    </w:p>
    <w:p w14:paraId="39044312" w14:textId="60A52FF6" w:rsidR="00C74512" w:rsidRDefault="00C74512" w:rsidP="00EC6143">
      <w:pPr>
        <w:pStyle w:val="ListParagraph"/>
        <w:numPr>
          <w:ilvl w:val="0"/>
          <w:numId w:val="2"/>
        </w:numPr>
        <w:jc w:val="both"/>
      </w:pPr>
      <w:r w:rsidRPr="00C74512">
        <w:rPr>
          <w:u w:val="single"/>
        </w:rPr>
        <w:t>Goals for higher education</w:t>
      </w:r>
      <w:r>
        <w:t>: Having a goal for higher education was strongly correlated to better overall academic performance</w:t>
      </w:r>
    </w:p>
    <w:p w14:paraId="3C2DE51B" w14:textId="03385B3E" w:rsidR="00C74512" w:rsidRDefault="00C74512" w:rsidP="00EC6143">
      <w:pPr>
        <w:pStyle w:val="ListParagraph"/>
        <w:numPr>
          <w:ilvl w:val="0"/>
          <w:numId w:val="2"/>
        </w:numPr>
        <w:jc w:val="both"/>
      </w:pPr>
      <w:r w:rsidRPr="00C74512">
        <w:rPr>
          <w:u w:val="single"/>
        </w:rPr>
        <w:t>Being in a relationship</w:t>
      </w:r>
      <w:r>
        <w:t>: Relationships were highly correlated with a decrease in academic performance</w:t>
      </w:r>
    </w:p>
    <w:p w14:paraId="241108F5" w14:textId="02DBCD2B" w:rsidR="00C74512" w:rsidRDefault="00C74512" w:rsidP="00EC6143">
      <w:pPr>
        <w:pStyle w:val="ListParagraph"/>
        <w:numPr>
          <w:ilvl w:val="0"/>
          <w:numId w:val="2"/>
        </w:numPr>
        <w:jc w:val="both"/>
      </w:pPr>
      <w:r>
        <w:rPr>
          <w:u w:val="single"/>
        </w:rPr>
        <w:t>Past Academic Failures</w:t>
      </w:r>
      <w:r w:rsidRPr="00C74512">
        <w:t>:</w:t>
      </w:r>
      <w:r>
        <w:t xml:space="preserve"> </w:t>
      </w:r>
      <w:r w:rsidRPr="00C74512">
        <w:t>Students</w:t>
      </w:r>
      <w:r>
        <w:t xml:space="preserve"> with prior history of failures were more likely to demonstrate poor performance</w:t>
      </w:r>
    </w:p>
    <w:p w14:paraId="455A9541" w14:textId="68659AB5" w:rsidR="00C74512" w:rsidRDefault="00C74512" w:rsidP="00EC6143">
      <w:pPr>
        <w:pStyle w:val="ListParagraph"/>
        <w:numPr>
          <w:ilvl w:val="0"/>
          <w:numId w:val="2"/>
        </w:numPr>
        <w:jc w:val="both"/>
      </w:pPr>
      <w:r>
        <w:rPr>
          <w:u w:val="single"/>
        </w:rPr>
        <w:t>Education of Parents</w:t>
      </w:r>
      <w:r w:rsidRPr="00C74512">
        <w:t>:</w:t>
      </w:r>
      <w:r>
        <w:t xml:space="preserve"> Having more highly educated parents was correlated with improved performance. The mother’s education level was of particular importance. </w:t>
      </w:r>
    </w:p>
    <w:p w14:paraId="1CECFB8E" w14:textId="51474FCA" w:rsidR="00C74512" w:rsidRDefault="00C74512" w:rsidP="00EC6143">
      <w:pPr>
        <w:pStyle w:val="ListParagraph"/>
        <w:numPr>
          <w:ilvl w:val="0"/>
          <w:numId w:val="2"/>
        </w:numPr>
        <w:jc w:val="both"/>
      </w:pPr>
      <w:r>
        <w:rPr>
          <w:u w:val="single"/>
        </w:rPr>
        <w:t>Mother’s Job</w:t>
      </w:r>
      <w:r w:rsidRPr="00C74512">
        <w:t>:</w:t>
      </w:r>
      <w:r>
        <w:t xml:space="preserve"> While the occupation of the father had little to do with academic success, those students with working mothers as opposed to unemployed mothers showed increased performance</w:t>
      </w:r>
    </w:p>
    <w:p w14:paraId="37CCDCA3" w14:textId="020023C0" w:rsidR="00C74512" w:rsidRDefault="00C74512" w:rsidP="00EC6143">
      <w:pPr>
        <w:pStyle w:val="ListParagraph"/>
        <w:numPr>
          <w:ilvl w:val="0"/>
          <w:numId w:val="2"/>
        </w:numPr>
        <w:jc w:val="both"/>
      </w:pPr>
      <w:r>
        <w:rPr>
          <w:u w:val="single"/>
        </w:rPr>
        <w:t>Study Time</w:t>
      </w:r>
      <w:r w:rsidRPr="00C74512">
        <w:t>:</w:t>
      </w:r>
      <w:r>
        <w:t xml:space="preserve"> </w:t>
      </w:r>
      <w:r w:rsidR="005B4BFD">
        <w:t xml:space="preserve">An increase in the number of hours spent studying was significantly correlated with increase academic performance. </w:t>
      </w:r>
    </w:p>
    <w:p w14:paraId="5A6834DF" w14:textId="4EBFDCE7" w:rsidR="005B4BFD" w:rsidRDefault="005B4BFD" w:rsidP="00EC6143">
      <w:pPr>
        <w:pStyle w:val="ListParagraph"/>
        <w:numPr>
          <w:ilvl w:val="0"/>
          <w:numId w:val="2"/>
        </w:numPr>
        <w:jc w:val="both"/>
      </w:pPr>
      <w:r>
        <w:rPr>
          <w:u w:val="single"/>
        </w:rPr>
        <w:t>Travel Time</w:t>
      </w:r>
      <w:r w:rsidRPr="005B4BFD">
        <w:t>:</w:t>
      </w:r>
      <w:r>
        <w:t xml:space="preserve"> Those students that lived closer to the school were at an increased risk of poor academic performance. </w:t>
      </w:r>
    </w:p>
    <w:p w14:paraId="318A5C0A" w14:textId="77777777" w:rsidR="005B4BFD" w:rsidRDefault="005B4BFD" w:rsidP="00EC6143">
      <w:pPr>
        <w:jc w:val="both"/>
      </w:pPr>
    </w:p>
    <w:p w14:paraId="2C695601" w14:textId="17D4194B" w:rsidR="00D8646A" w:rsidRPr="005B4BFD" w:rsidRDefault="005B4BFD" w:rsidP="00EC6143">
      <w:pPr>
        <w:jc w:val="both"/>
      </w:pPr>
      <w:r>
        <w:t xml:space="preserve">Many other features revealed slight differences between the different performance classes as well, but are not mentioned as a part of this report. </w:t>
      </w:r>
      <w:r w:rsidR="00C74512">
        <w:t>By identifying these features, it is possible to determine which aspects of a student’s background are contributing to their overall academic performance</w:t>
      </w:r>
      <w:r>
        <w:t>. O</w:t>
      </w:r>
      <w:r w:rsidR="00C74512">
        <w:t>nce</w:t>
      </w:r>
      <w:r w:rsidR="00974FD0">
        <w:t xml:space="preserve"> students are classified into a particular performance group, </w:t>
      </w:r>
      <w:r w:rsidR="00C74512">
        <w:t xml:space="preserve">these findings can be used to determine what corrective action can be taken in order to improve their academic standing. </w:t>
      </w:r>
    </w:p>
    <w:p w14:paraId="6EB4D739" w14:textId="09569576" w:rsidR="00DD2E84" w:rsidRDefault="00DD2E84" w:rsidP="00EC6143">
      <w:pPr>
        <w:jc w:val="both"/>
        <w:rPr>
          <w:ins w:id="1305" w:author="Solimine, Jaclyn V" w:date="2018-04-29T15:52:00Z"/>
        </w:rPr>
      </w:pPr>
    </w:p>
    <w:p w14:paraId="66C660FA" w14:textId="77777777" w:rsidR="00AF02FD" w:rsidRDefault="00AF02FD" w:rsidP="00EC6143">
      <w:pPr>
        <w:jc w:val="both"/>
        <w:rPr>
          <w:ins w:id="1306" w:author="Solimine, Jaclyn V" w:date="2018-04-29T15:52:00Z"/>
        </w:rPr>
      </w:pPr>
    </w:p>
    <w:p w14:paraId="21301DD7" w14:textId="77777777" w:rsidR="00AF02FD" w:rsidRDefault="00AF02FD" w:rsidP="00EC6143">
      <w:pPr>
        <w:jc w:val="both"/>
      </w:pPr>
    </w:p>
    <w:p w14:paraId="59B073C2" w14:textId="3ECA46BD" w:rsidR="005B4BFD" w:rsidRPr="00961432" w:rsidRDefault="005B4BFD">
      <w:pPr>
        <w:pStyle w:val="ListParagraph"/>
        <w:numPr>
          <w:ilvl w:val="1"/>
          <w:numId w:val="5"/>
        </w:numPr>
        <w:jc w:val="both"/>
        <w:rPr>
          <w:b/>
          <w:bCs/>
          <w:rPrChange w:id="1307" w:author="Buthelo, AaronRaymond" w:date="2018-04-28T20:57:00Z">
            <w:rPr/>
          </w:rPrChange>
        </w:rPr>
        <w:pPrChange w:id="1308" w:author="Solimine, Jaclyn V" w:date="2018-04-29T14:29:00Z">
          <w:pPr>
            <w:pStyle w:val="ListParagraph"/>
            <w:numPr>
              <w:ilvl w:val="1"/>
              <w:numId w:val="1"/>
            </w:numPr>
            <w:ind w:left="360" w:hanging="360"/>
            <w:jc w:val="both"/>
          </w:pPr>
        </w:pPrChange>
      </w:pPr>
      <w:r w:rsidRPr="00124ED1">
        <w:rPr>
          <w:b/>
          <w:bCs/>
        </w:rPr>
        <w:t>Principal Component Analysis</w:t>
      </w:r>
    </w:p>
    <w:p w14:paraId="7ADB0135" w14:textId="6411A872" w:rsidR="00961432" w:rsidRDefault="00961432" w:rsidP="00961432">
      <w:pPr>
        <w:jc w:val="both"/>
        <w:rPr>
          <w:b/>
        </w:rPr>
      </w:pPr>
      <w:r>
        <w:rPr>
          <w:b/>
        </w:rPr>
        <w:t xml:space="preserve"> </w:t>
      </w:r>
    </w:p>
    <w:p w14:paraId="3329C259" w14:textId="50F7E605" w:rsidR="00961432" w:rsidRDefault="00961432" w:rsidP="00961432">
      <w:pPr>
        <w:jc w:val="both"/>
      </w:pPr>
      <w:r>
        <w:t>Principal component analysis was conducted on the</w:t>
      </w:r>
      <w:r w:rsidR="008704AB">
        <w:t xml:space="preserve"> entire</w:t>
      </w:r>
      <w:r>
        <w:t xml:space="preserve"> feature set for each of cases described in </w:t>
      </w:r>
      <w:ins w:id="1309" w:author="Solimine, Jaclyn V" w:date="2018-04-22T13:48:00Z">
        <w:r w:rsidR="00A238AE">
          <w:t>S</w:t>
        </w:r>
      </w:ins>
      <w:del w:id="1310" w:author="Solimine, Jaclyn V" w:date="2018-04-22T13:48:00Z">
        <w:r w:rsidDel="00A238AE">
          <w:delText>s</w:delText>
        </w:r>
      </w:del>
      <w:r>
        <w:t>ection 3.1 (note that the feature set changes for each case, depending on which term grades were included and if they were included in a binary</w:t>
      </w:r>
      <w:r w:rsidR="008704AB">
        <w:t xml:space="preserve"> or multiclass format). The number of principal components required to explain 95% of the variance for each case are presented in </w:t>
      </w:r>
      <w:r w:rsidR="008704AB" w:rsidRPr="006F0F61">
        <w:rPr>
          <w:rPrChange w:id="1311" w:author="Solimine, Jaclyn V" w:date="2018-04-29T14:36:00Z">
            <w:rPr>
              <w:highlight w:val="yellow"/>
            </w:rPr>
          </w:rPrChange>
        </w:rPr>
        <w:t xml:space="preserve">Table </w:t>
      </w:r>
      <w:ins w:id="1312" w:author="Solimine, Jaclyn V" w:date="2018-04-29T14:36:00Z">
        <w:r w:rsidR="006F0F61" w:rsidRPr="006F0F61">
          <w:rPr>
            <w:rPrChange w:id="1313" w:author="Solimine, Jaclyn V" w:date="2018-04-29T14:36:00Z">
              <w:rPr>
                <w:highlight w:val="yellow"/>
              </w:rPr>
            </w:rPrChange>
          </w:rPr>
          <w:t>4</w:t>
        </w:r>
      </w:ins>
      <w:del w:id="1314" w:author="Solimine, Jaclyn V" w:date="2018-04-29T14:36:00Z">
        <w:r w:rsidR="008704AB" w:rsidRPr="006F0F61" w:rsidDel="006F0F61">
          <w:rPr>
            <w:rPrChange w:id="1315" w:author="Solimine, Jaclyn V" w:date="2018-04-29T14:36:00Z">
              <w:rPr>
                <w:highlight w:val="yellow"/>
              </w:rPr>
            </w:rPrChange>
          </w:rPr>
          <w:delText>X</w:delText>
        </w:r>
      </w:del>
      <w:r w:rsidR="008704AB" w:rsidRPr="006F0F61">
        <w:t>.</w:t>
      </w:r>
      <w:r w:rsidR="008704AB">
        <w:t xml:space="preserve"> In addition, Figure </w:t>
      </w:r>
      <w:ins w:id="1316" w:author="Solimine, Jaclyn V" w:date="2018-04-29T14:37:00Z">
        <w:r w:rsidR="006F0F61">
          <w:t>3</w:t>
        </w:r>
      </w:ins>
      <w:del w:id="1317" w:author="Solimine, Jaclyn V" w:date="2018-04-29T14:37:00Z">
        <w:r w:rsidR="008704AB" w:rsidDel="006F0F61">
          <w:delText>X</w:delText>
        </w:r>
      </w:del>
      <w:r w:rsidR="008704AB">
        <w:t xml:space="preserve"> provides a visual representation of how the number of principal components for each case were chosen. </w:t>
      </w:r>
    </w:p>
    <w:p w14:paraId="53C6C8DA" w14:textId="6AAF67AE" w:rsidR="008704AB" w:rsidRPr="006F0F61" w:rsidRDefault="008704AB" w:rsidP="00961432">
      <w:pPr>
        <w:jc w:val="both"/>
        <w:rPr>
          <w:sz w:val="28"/>
          <w:rPrChange w:id="1318" w:author="Solimine, Jaclyn V" w:date="2018-04-29T14:37:00Z">
            <w:rPr/>
          </w:rPrChange>
        </w:rPr>
      </w:pPr>
    </w:p>
    <w:p w14:paraId="36952872" w14:textId="32B47BA3" w:rsidR="00F14999" w:rsidRPr="006F0F61" w:rsidRDefault="00F14999">
      <w:pPr>
        <w:pStyle w:val="Caption"/>
        <w:keepNext/>
        <w:jc w:val="center"/>
        <w:rPr>
          <w:szCs w:val="22"/>
          <w:rPrChange w:id="1319" w:author="Solimine, Jaclyn V" w:date="2018-04-29T14:37:00Z">
            <w:rPr/>
          </w:rPrChange>
        </w:rPr>
        <w:pPrChange w:id="1320" w:author="Buthelo, AaronRaymond" w:date="2018-04-28T20:57:00Z">
          <w:pPr/>
        </w:pPrChange>
      </w:pPr>
      <w:ins w:id="1321" w:author="Solimine, Jaclyn V [2]" w:date="2018-04-26T12:11:00Z">
        <w:r w:rsidRPr="006F0F61">
          <w:rPr>
            <w:i w:val="0"/>
            <w:iCs w:val="0"/>
            <w:sz w:val="24"/>
            <w:szCs w:val="22"/>
            <w:rPrChange w:id="1322" w:author="Solimine, Jaclyn V" w:date="2018-04-29T14:37:00Z">
              <w:rPr/>
            </w:rPrChange>
          </w:rPr>
          <w:lastRenderedPageBreak/>
          <w:t xml:space="preserve">Table </w:t>
        </w:r>
      </w:ins>
      <w:ins w:id="1323" w:author="Solimine, Jaclyn V" w:date="2018-04-29T14:37:00Z">
        <w:r w:rsidR="006F0F61" w:rsidRPr="006F0F61">
          <w:rPr>
            <w:i w:val="0"/>
            <w:iCs w:val="0"/>
            <w:sz w:val="24"/>
            <w:szCs w:val="22"/>
            <w:rPrChange w:id="1324" w:author="Solimine, Jaclyn V" w:date="2018-04-29T14:37:00Z">
              <w:rPr>
                <w:sz w:val="22"/>
                <w:szCs w:val="22"/>
                <w:highlight w:val="yellow"/>
              </w:rPr>
            </w:rPrChange>
          </w:rPr>
          <w:t>4</w:t>
        </w:r>
      </w:ins>
      <w:ins w:id="1325" w:author="Solimine, Jaclyn V [2]" w:date="2018-04-26T12:11:00Z">
        <w:del w:id="1326" w:author="Solimine, Jaclyn V" w:date="2018-04-29T14:37:00Z">
          <w:r w:rsidRPr="006F0F61" w:rsidDel="006F0F61">
            <w:rPr>
              <w:i w:val="0"/>
              <w:iCs w:val="0"/>
              <w:sz w:val="24"/>
              <w:szCs w:val="22"/>
              <w:highlight w:val="yellow"/>
              <w:rPrChange w:id="1327" w:author="Solimine, Jaclyn V" w:date="2018-04-29T14:37:00Z">
                <w:rPr>
                  <w:i/>
                  <w:sz w:val="22"/>
                </w:rPr>
              </w:rPrChange>
            </w:rPr>
            <w:delText>X</w:delText>
          </w:r>
        </w:del>
        <w:r w:rsidRPr="006F0F61">
          <w:rPr>
            <w:i w:val="0"/>
            <w:iCs w:val="0"/>
            <w:sz w:val="24"/>
            <w:szCs w:val="22"/>
            <w:rPrChange w:id="1328" w:author="Solimine, Jaclyn V" w:date="2018-04-29T14:37:00Z">
              <w:rPr/>
            </w:rPrChange>
          </w:rPr>
          <w:t>: Number of significant principal components required for each case study</w:t>
        </w:r>
      </w:ins>
    </w:p>
    <w:tbl>
      <w:tblPr>
        <w:tblStyle w:val="TableGrid"/>
        <w:tblpPr w:leftFromText="180" w:rightFromText="180" w:vertAnchor="text" w:horzAnchor="page" w:tblpX="2530" w:tblpY="70"/>
        <w:tblW w:w="7934" w:type="dxa"/>
        <w:tblLook w:val="04A0" w:firstRow="1" w:lastRow="0" w:firstColumn="1" w:lastColumn="0" w:noHBand="0" w:noVBand="1"/>
        <w:tblPrChange w:id="1329" w:author="Buthelo, AaronRaymond" w:date="2018-04-28T21:03:00Z">
          <w:tblPr>
            <w:tblStyle w:val="TableGrid"/>
            <w:tblpPr w:leftFromText="180" w:rightFromText="180" w:vertAnchor="text" w:horzAnchor="page" w:tblpX="2530" w:tblpY="70"/>
            <w:tblW w:w="7934" w:type="dxa"/>
            <w:tblLook w:val="04A0" w:firstRow="1" w:lastRow="0" w:firstColumn="1" w:lastColumn="0" w:noHBand="0" w:noVBand="1"/>
          </w:tblPr>
        </w:tblPrChange>
      </w:tblPr>
      <w:tblGrid>
        <w:gridCol w:w="1671"/>
        <w:gridCol w:w="3925"/>
        <w:gridCol w:w="2338"/>
        <w:tblGridChange w:id="1330">
          <w:tblGrid>
            <w:gridCol w:w="360"/>
            <w:gridCol w:w="360"/>
            <w:gridCol w:w="360"/>
          </w:tblGrid>
        </w:tblGridChange>
      </w:tblGrid>
      <w:tr w:rsidR="008704AB" w14:paraId="47D55AD4" w14:textId="77777777" w:rsidTr="02676EF7">
        <w:tc>
          <w:tcPr>
            <w:tcW w:w="1671" w:type="dxa"/>
            <w:shd w:val="clear" w:color="auto" w:fill="D9D9D9" w:themeFill="background1" w:themeFillShade="D9"/>
            <w:vAlign w:val="center"/>
            <w:tcPrChange w:id="1331" w:author="Buthelo, AaronRaymond" w:date="2018-04-28T21:03:00Z">
              <w:tcPr>
                <w:tcW w:w="1671" w:type="dxa"/>
                <w:shd w:val="clear" w:color="auto" w:fill="D9D9D9" w:themeFill="background1" w:themeFillShade="D9"/>
              </w:tcPr>
            </w:tcPrChange>
          </w:tcPr>
          <w:p w14:paraId="33A00E74" w14:textId="05E03A06" w:rsidR="008704AB" w:rsidRPr="008704AB" w:rsidRDefault="008704AB">
            <w:pPr>
              <w:jc w:val="center"/>
              <w:rPr>
                <w:b/>
                <w:bCs/>
                <w:rPrChange w:id="1332" w:author="Buthelo, AaronRaymond" w:date="2018-04-28T20:57:00Z">
                  <w:rPr/>
                </w:rPrChange>
              </w:rPr>
            </w:pPr>
            <w:r w:rsidRPr="00124ED1">
              <w:rPr>
                <w:b/>
                <w:bCs/>
              </w:rPr>
              <w:t xml:space="preserve">Case </w:t>
            </w:r>
            <w:r w:rsidRPr="001D0572">
              <w:rPr>
                <w:b/>
                <w:bCs/>
              </w:rPr>
              <w:t>Number</w:t>
            </w:r>
          </w:p>
        </w:tc>
        <w:tc>
          <w:tcPr>
            <w:tcW w:w="3925" w:type="dxa"/>
            <w:shd w:val="clear" w:color="auto" w:fill="D9D9D9" w:themeFill="background1" w:themeFillShade="D9"/>
            <w:vAlign w:val="center"/>
            <w:tcPrChange w:id="1333" w:author="Buthelo, AaronRaymond" w:date="2018-04-28T21:03:00Z">
              <w:tcPr>
                <w:tcW w:w="3925" w:type="dxa"/>
                <w:shd w:val="clear" w:color="auto" w:fill="D9D9D9" w:themeFill="background1" w:themeFillShade="D9"/>
              </w:tcPr>
            </w:tcPrChange>
          </w:tcPr>
          <w:p w14:paraId="1E57452B" w14:textId="6FCF1E90" w:rsidR="008704AB" w:rsidRPr="008704AB" w:rsidRDefault="008704AB">
            <w:pPr>
              <w:jc w:val="center"/>
              <w:rPr>
                <w:b/>
                <w:bCs/>
                <w:rPrChange w:id="1334" w:author="Buthelo, AaronRaymond" w:date="2018-04-28T20:57:00Z">
                  <w:rPr/>
                </w:rPrChange>
              </w:rPr>
            </w:pPr>
            <w:r w:rsidRPr="00124ED1">
              <w:rPr>
                <w:b/>
                <w:bCs/>
              </w:rPr>
              <w:t>Description</w:t>
            </w:r>
          </w:p>
        </w:tc>
        <w:tc>
          <w:tcPr>
            <w:tcW w:w="2338" w:type="dxa"/>
            <w:shd w:val="clear" w:color="auto" w:fill="D9D9D9" w:themeFill="background1" w:themeFillShade="D9"/>
            <w:vAlign w:val="center"/>
            <w:tcPrChange w:id="1335" w:author="Buthelo, AaronRaymond" w:date="2018-04-28T21:03:00Z">
              <w:tcPr>
                <w:tcW w:w="2338" w:type="dxa"/>
                <w:shd w:val="clear" w:color="auto" w:fill="D9D9D9" w:themeFill="background1" w:themeFillShade="D9"/>
              </w:tcPr>
            </w:tcPrChange>
          </w:tcPr>
          <w:p w14:paraId="150551F9" w14:textId="3AAC0FF0" w:rsidR="008704AB" w:rsidRPr="008704AB" w:rsidRDefault="008704AB">
            <w:pPr>
              <w:jc w:val="center"/>
              <w:rPr>
                <w:b/>
                <w:bCs/>
                <w:rPrChange w:id="1336" w:author="Buthelo, AaronRaymond" w:date="2018-04-28T20:57:00Z">
                  <w:rPr/>
                </w:rPrChange>
              </w:rPr>
            </w:pPr>
            <w:r w:rsidRPr="00124ED1">
              <w:rPr>
                <w:b/>
                <w:bCs/>
              </w:rPr>
              <w:t># Principal Components</w:t>
            </w:r>
          </w:p>
        </w:tc>
      </w:tr>
      <w:tr w:rsidR="008704AB" w14:paraId="4F569BED" w14:textId="77777777" w:rsidTr="02676EF7">
        <w:trPr>
          <w:trHeight w:val="630"/>
        </w:trPr>
        <w:tc>
          <w:tcPr>
            <w:tcW w:w="1671" w:type="dxa"/>
            <w:vAlign w:val="center"/>
            <w:tcPrChange w:id="1337" w:author="Buthelo, AaronRaymond" w:date="2018-04-28T21:03:00Z">
              <w:tcPr>
                <w:tcW w:w="1671" w:type="dxa"/>
              </w:tcPr>
            </w:tcPrChange>
          </w:tcPr>
          <w:p w14:paraId="5F0A5D84" w14:textId="77777777" w:rsidR="008704AB" w:rsidRDefault="008704AB" w:rsidP="008704AB">
            <w:pPr>
              <w:jc w:val="center"/>
            </w:pPr>
            <w:r>
              <w:t>1</w:t>
            </w:r>
          </w:p>
        </w:tc>
        <w:tc>
          <w:tcPr>
            <w:tcW w:w="3925" w:type="dxa"/>
            <w:vAlign w:val="center"/>
            <w:tcPrChange w:id="1338" w:author="Buthelo, AaronRaymond" w:date="2018-04-28T21:03:00Z">
              <w:tcPr>
                <w:tcW w:w="3925" w:type="dxa"/>
              </w:tcPr>
            </w:tcPrChange>
          </w:tcPr>
          <w:p w14:paraId="2BB27D60" w14:textId="2E24FAA8" w:rsidR="008704AB" w:rsidRDefault="008704AB" w:rsidP="008704AB">
            <w:pPr>
              <w:jc w:val="center"/>
            </w:pPr>
            <w:r>
              <w:t>Multiclass (No term grades included)</w:t>
            </w:r>
          </w:p>
        </w:tc>
        <w:tc>
          <w:tcPr>
            <w:tcW w:w="2338" w:type="dxa"/>
            <w:vAlign w:val="center"/>
            <w:tcPrChange w:id="1339" w:author="Buthelo, AaronRaymond" w:date="2018-04-28T21:03:00Z">
              <w:tcPr>
                <w:tcW w:w="2338" w:type="dxa"/>
              </w:tcPr>
            </w:tcPrChange>
          </w:tcPr>
          <w:p w14:paraId="79809F58" w14:textId="2BA1C63A" w:rsidR="008704AB" w:rsidRDefault="00D26B68" w:rsidP="008704AB">
            <w:pPr>
              <w:jc w:val="center"/>
            </w:pPr>
            <w:r>
              <w:t>36</w:t>
            </w:r>
          </w:p>
        </w:tc>
      </w:tr>
      <w:tr w:rsidR="008704AB" w14:paraId="0B5316DD" w14:textId="77777777" w:rsidTr="02676EF7">
        <w:tc>
          <w:tcPr>
            <w:tcW w:w="1671" w:type="dxa"/>
            <w:vAlign w:val="center"/>
            <w:tcPrChange w:id="1340" w:author="Buthelo, AaronRaymond" w:date="2018-04-28T21:03:00Z">
              <w:tcPr>
                <w:tcW w:w="1671" w:type="dxa"/>
              </w:tcPr>
            </w:tcPrChange>
          </w:tcPr>
          <w:p w14:paraId="48A8AECF" w14:textId="77777777" w:rsidR="008704AB" w:rsidRDefault="008704AB" w:rsidP="008704AB">
            <w:pPr>
              <w:jc w:val="center"/>
            </w:pPr>
            <w:r>
              <w:t>2</w:t>
            </w:r>
          </w:p>
        </w:tc>
        <w:tc>
          <w:tcPr>
            <w:tcW w:w="3925" w:type="dxa"/>
            <w:vAlign w:val="center"/>
            <w:tcPrChange w:id="1341" w:author="Buthelo, AaronRaymond" w:date="2018-04-28T21:03:00Z">
              <w:tcPr>
                <w:tcW w:w="3925" w:type="dxa"/>
              </w:tcPr>
            </w:tcPrChange>
          </w:tcPr>
          <w:p w14:paraId="0A4721A1" w14:textId="6D903D8D" w:rsidR="008704AB" w:rsidRDefault="008704AB" w:rsidP="008704AB">
            <w:pPr>
              <w:jc w:val="center"/>
            </w:pPr>
            <w:proofErr w:type="gramStart"/>
            <w:r>
              <w:t>Binary(</w:t>
            </w:r>
            <w:proofErr w:type="gramEnd"/>
            <w:r>
              <w:t>1</w:t>
            </w:r>
            <w:r w:rsidRPr="008704AB">
              <w:rPr>
                <w:vertAlign w:val="superscript"/>
              </w:rPr>
              <w:t>st</w:t>
            </w:r>
            <w:r>
              <w:t xml:space="preserve"> term included)</w:t>
            </w:r>
          </w:p>
        </w:tc>
        <w:tc>
          <w:tcPr>
            <w:tcW w:w="2338" w:type="dxa"/>
            <w:vAlign w:val="center"/>
            <w:tcPrChange w:id="1342" w:author="Buthelo, AaronRaymond" w:date="2018-04-28T21:03:00Z">
              <w:tcPr>
                <w:tcW w:w="2338" w:type="dxa"/>
              </w:tcPr>
            </w:tcPrChange>
          </w:tcPr>
          <w:p w14:paraId="65E1DC93" w14:textId="47225FDB" w:rsidR="008704AB" w:rsidRDefault="00D26B68" w:rsidP="008704AB">
            <w:pPr>
              <w:jc w:val="center"/>
            </w:pPr>
            <w:r>
              <w:t>37</w:t>
            </w:r>
          </w:p>
        </w:tc>
      </w:tr>
      <w:tr w:rsidR="008704AB" w14:paraId="61F31D9E" w14:textId="77777777" w:rsidTr="02676EF7">
        <w:tc>
          <w:tcPr>
            <w:tcW w:w="1671" w:type="dxa"/>
            <w:vAlign w:val="center"/>
            <w:tcPrChange w:id="1343" w:author="Buthelo, AaronRaymond" w:date="2018-04-28T21:03:00Z">
              <w:tcPr>
                <w:tcW w:w="1671" w:type="dxa"/>
              </w:tcPr>
            </w:tcPrChange>
          </w:tcPr>
          <w:p w14:paraId="0DA0D7DB" w14:textId="45834724" w:rsidR="008704AB" w:rsidRDefault="008704AB" w:rsidP="008704AB">
            <w:pPr>
              <w:jc w:val="center"/>
            </w:pPr>
            <w:r>
              <w:t>3</w:t>
            </w:r>
          </w:p>
        </w:tc>
        <w:tc>
          <w:tcPr>
            <w:tcW w:w="3925" w:type="dxa"/>
            <w:vAlign w:val="center"/>
            <w:tcPrChange w:id="1344" w:author="Buthelo, AaronRaymond" w:date="2018-04-28T21:03:00Z">
              <w:tcPr>
                <w:tcW w:w="3925" w:type="dxa"/>
              </w:tcPr>
            </w:tcPrChange>
          </w:tcPr>
          <w:p w14:paraId="6E85AF8B" w14:textId="79AB167D" w:rsidR="008704AB" w:rsidRDefault="008704AB" w:rsidP="008704AB">
            <w:pPr>
              <w:jc w:val="center"/>
            </w:pPr>
            <w:proofErr w:type="gramStart"/>
            <w:r>
              <w:t>Binary(</w:t>
            </w:r>
            <w:proofErr w:type="gramEnd"/>
            <w:r>
              <w:t>Both terms included)</w:t>
            </w:r>
          </w:p>
        </w:tc>
        <w:tc>
          <w:tcPr>
            <w:tcW w:w="2338" w:type="dxa"/>
            <w:vAlign w:val="center"/>
            <w:tcPrChange w:id="1345" w:author="Buthelo, AaronRaymond" w:date="2018-04-28T21:03:00Z">
              <w:tcPr>
                <w:tcW w:w="2338" w:type="dxa"/>
              </w:tcPr>
            </w:tcPrChange>
          </w:tcPr>
          <w:p w14:paraId="19AC502C" w14:textId="1AD5403B" w:rsidR="008704AB" w:rsidRDefault="00D26B68" w:rsidP="008704AB">
            <w:pPr>
              <w:jc w:val="center"/>
            </w:pPr>
            <w:r>
              <w:t>38</w:t>
            </w:r>
          </w:p>
        </w:tc>
      </w:tr>
      <w:tr w:rsidR="008704AB" w14:paraId="0BF3C0A4" w14:textId="77777777" w:rsidTr="02676EF7">
        <w:tc>
          <w:tcPr>
            <w:tcW w:w="1671" w:type="dxa"/>
            <w:vAlign w:val="center"/>
            <w:tcPrChange w:id="1346" w:author="Buthelo, AaronRaymond" w:date="2018-04-28T21:03:00Z">
              <w:tcPr>
                <w:tcW w:w="1671" w:type="dxa"/>
              </w:tcPr>
            </w:tcPrChange>
          </w:tcPr>
          <w:p w14:paraId="46C42452" w14:textId="77777777" w:rsidR="008704AB" w:rsidRDefault="008704AB" w:rsidP="008704AB">
            <w:pPr>
              <w:jc w:val="center"/>
            </w:pPr>
            <w:r>
              <w:t>4</w:t>
            </w:r>
          </w:p>
        </w:tc>
        <w:tc>
          <w:tcPr>
            <w:tcW w:w="3925" w:type="dxa"/>
            <w:vAlign w:val="center"/>
            <w:tcPrChange w:id="1347" w:author="Buthelo, AaronRaymond" w:date="2018-04-28T21:03:00Z">
              <w:tcPr>
                <w:tcW w:w="3925" w:type="dxa"/>
              </w:tcPr>
            </w:tcPrChange>
          </w:tcPr>
          <w:p w14:paraId="6DB23A2C" w14:textId="29E73B69" w:rsidR="008704AB" w:rsidRDefault="008704AB" w:rsidP="008704AB">
            <w:pPr>
              <w:jc w:val="center"/>
            </w:pPr>
            <w:proofErr w:type="gramStart"/>
            <w:r>
              <w:t>Multiclass( 1</w:t>
            </w:r>
            <w:proofErr w:type="gramEnd"/>
            <w:r w:rsidRPr="008704AB">
              <w:rPr>
                <w:vertAlign w:val="superscript"/>
              </w:rPr>
              <w:t>st</w:t>
            </w:r>
            <w:r>
              <w:t xml:space="preserve"> term included)</w:t>
            </w:r>
          </w:p>
        </w:tc>
        <w:tc>
          <w:tcPr>
            <w:tcW w:w="2338" w:type="dxa"/>
            <w:vAlign w:val="center"/>
            <w:tcPrChange w:id="1348" w:author="Buthelo, AaronRaymond" w:date="2018-04-28T21:03:00Z">
              <w:tcPr>
                <w:tcW w:w="2338" w:type="dxa"/>
              </w:tcPr>
            </w:tcPrChange>
          </w:tcPr>
          <w:p w14:paraId="696EA8C3" w14:textId="30625AB4" w:rsidR="008704AB" w:rsidRDefault="00D26B68" w:rsidP="008704AB">
            <w:pPr>
              <w:jc w:val="center"/>
            </w:pPr>
            <w:r>
              <w:t>37</w:t>
            </w:r>
          </w:p>
        </w:tc>
      </w:tr>
      <w:tr w:rsidR="008704AB" w14:paraId="5C5F1DCE" w14:textId="77777777" w:rsidTr="02676EF7">
        <w:trPr>
          <w:trHeight w:val="242"/>
        </w:trPr>
        <w:tc>
          <w:tcPr>
            <w:tcW w:w="1671" w:type="dxa"/>
            <w:vAlign w:val="center"/>
            <w:tcPrChange w:id="1349" w:author="Buthelo, AaronRaymond" w:date="2018-04-28T21:03:00Z">
              <w:tcPr>
                <w:tcW w:w="1671" w:type="dxa"/>
              </w:tcPr>
            </w:tcPrChange>
          </w:tcPr>
          <w:p w14:paraId="21321AB0" w14:textId="77777777" w:rsidR="008704AB" w:rsidRDefault="008704AB" w:rsidP="008704AB">
            <w:pPr>
              <w:jc w:val="center"/>
            </w:pPr>
            <w:r>
              <w:t>5</w:t>
            </w:r>
          </w:p>
        </w:tc>
        <w:tc>
          <w:tcPr>
            <w:tcW w:w="3925" w:type="dxa"/>
            <w:vAlign w:val="center"/>
            <w:tcPrChange w:id="1350" w:author="Buthelo, AaronRaymond" w:date="2018-04-28T21:03:00Z">
              <w:tcPr>
                <w:tcW w:w="3925" w:type="dxa"/>
              </w:tcPr>
            </w:tcPrChange>
          </w:tcPr>
          <w:p w14:paraId="1A3693E1" w14:textId="7124E851" w:rsidR="008704AB" w:rsidRDefault="008704AB" w:rsidP="008704AB">
            <w:pPr>
              <w:jc w:val="center"/>
            </w:pPr>
            <w:proofErr w:type="gramStart"/>
            <w:r>
              <w:t>Multiclass(</w:t>
            </w:r>
            <w:proofErr w:type="gramEnd"/>
            <w:r>
              <w:t>Both terms included)</w:t>
            </w:r>
          </w:p>
        </w:tc>
        <w:tc>
          <w:tcPr>
            <w:tcW w:w="2338" w:type="dxa"/>
            <w:vAlign w:val="center"/>
            <w:tcPrChange w:id="1351" w:author="Buthelo, AaronRaymond" w:date="2018-04-28T21:03:00Z">
              <w:tcPr>
                <w:tcW w:w="2338" w:type="dxa"/>
              </w:tcPr>
            </w:tcPrChange>
          </w:tcPr>
          <w:p w14:paraId="3AD3CC38" w14:textId="5F600668" w:rsidR="008704AB" w:rsidRDefault="00D26B68" w:rsidP="008704AB">
            <w:pPr>
              <w:jc w:val="center"/>
            </w:pPr>
            <w:r>
              <w:t>37</w:t>
            </w:r>
          </w:p>
        </w:tc>
      </w:tr>
    </w:tbl>
    <w:p w14:paraId="10BF4D5D" w14:textId="77777777" w:rsidR="008704AB" w:rsidRPr="00961432" w:rsidRDefault="008704AB" w:rsidP="00961432">
      <w:pPr>
        <w:jc w:val="both"/>
        <w:rPr>
          <w:b/>
        </w:rPr>
      </w:pPr>
    </w:p>
    <w:p w14:paraId="77E6DF0D" w14:textId="2D671172" w:rsidR="00DD2E84" w:rsidRDefault="00DD2E84" w:rsidP="00EC6143">
      <w:pPr>
        <w:jc w:val="both"/>
      </w:pPr>
    </w:p>
    <w:p w14:paraId="6615131C" w14:textId="5C03EEEC" w:rsidR="00204971" w:rsidRDefault="00204971" w:rsidP="00EC6143">
      <w:pPr>
        <w:jc w:val="both"/>
      </w:pPr>
    </w:p>
    <w:p w14:paraId="0DE7E3C0" w14:textId="1FE70305" w:rsidR="00204971" w:rsidRDefault="00204971" w:rsidP="00EC6143">
      <w:pPr>
        <w:jc w:val="both"/>
      </w:pPr>
    </w:p>
    <w:p w14:paraId="58FF466A" w14:textId="3CB410C3" w:rsidR="00204971" w:rsidRDefault="00204971" w:rsidP="00EC6143">
      <w:pPr>
        <w:jc w:val="both"/>
      </w:pPr>
    </w:p>
    <w:p w14:paraId="6A3E6B68" w14:textId="073B6650" w:rsidR="00204971" w:rsidRDefault="00204971" w:rsidP="00EC6143">
      <w:pPr>
        <w:jc w:val="both"/>
      </w:pPr>
    </w:p>
    <w:p w14:paraId="68ABE803" w14:textId="1D184CFA" w:rsidR="00204971" w:rsidRDefault="00204971" w:rsidP="00EC6143">
      <w:pPr>
        <w:jc w:val="both"/>
      </w:pPr>
    </w:p>
    <w:p w14:paraId="307333C8" w14:textId="697503DA" w:rsidR="00204971" w:rsidRDefault="00204971" w:rsidP="00EC6143">
      <w:pPr>
        <w:jc w:val="both"/>
      </w:pPr>
    </w:p>
    <w:p w14:paraId="59496D14" w14:textId="21EDC04D" w:rsidR="00204971" w:rsidRDefault="00204971" w:rsidP="00EC6143">
      <w:pPr>
        <w:jc w:val="both"/>
      </w:pPr>
    </w:p>
    <w:p w14:paraId="2891AE0F" w14:textId="438D0CAA" w:rsidR="00204971" w:rsidDel="00AF02FD" w:rsidRDefault="00204971" w:rsidP="00EC6143">
      <w:pPr>
        <w:jc w:val="both"/>
        <w:rPr>
          <w:ins w:id="1352" w:author="Solimine, Jaclyn V [2]" w:date="2018-04-26T12:11:00Z"/>
          <w:del w:id="1353" w:author="Solimine, Jaclyn V" w:date="2018-04-29T15:52:00Z"/>
        </w:rPr>
      </w:pPr>
    </w:p>
    <w:p w14:paraId="152BA556" w14:textId="2A6DB7C9" w:rsidR="00F14999" w:rsidDel="00AF02FD" w:rsidRDefault="00F14999" w:rsidP="00EC6143">
      <w:pPr>
        <w:jc w:val="both"/>
        <w:rPr>
          <w:ins w:id="1354" w:author="Solimine, Jaclyn V [2]" w:date="2018-04-26T12:11:00Z"/>
          <w:del w:id="1355" w:author="Solimine, Jaclyn V" w:date="2018-04-29T15:52:00Z"/>
        </w:rPr>
      </w:pPr>
    </w:p>
    <w:p w14:paraId="4E306240" w14:textId="4EB35059" w:rsidR="00F14999" w:rsidDel="00AF02FD" w:rsidRDefault="00F14999" w:rsidP="00EC6143">
      <w:pPr>
        <w:jc w:val="both"/>
        <w:rPr>
          <w:ins w:id="1356" w:author="Solimine, Jaclyn V [2]" w:date="2018-04-26T12:11:00Z"/>
          <w:del w:id="1357" w:author="Solimine, Jaclyn V" w:date="2018-04-29T15:52:00Z"/>
        </w:rPr>
      </w:pPr>
    </w:p>
    <w:p w14:paraId="15CEE38D" w14:textId="1F7D0E0E" w:rsidR="00A40DC9" w:rsidRDefault="00A40DC9" w:rsidP="00EC6143">
      <w:pPr>
        <w:jc w:val="both"/>
        <w:rPr>
          <w:ins w:id="1358" w:author="Solimine, Jaclyn V [2]" w:date="2018-04-26T12:11:00Z"/>
        </w:rPr>
      </w:pPr>
    </w:p>
    <w:p w14:paraId="6655F3AC" w14:textId="0571812A" w:rsidR="00F14999" w:rsidRDefault="00F14999" w:rsidP="00EC6143">
      <w:pPr>
        <w:jc w:val="both"/>
      </w:pPr>
    </w:p>
    <w:p w14:paraId="1C1C9D55" w14:textId="59D31514" w:rsidR="00DD2E84" w:rsidRDefault="00DD2E84" w:rsidP="00EC6143">
      <w:pPr>
        <w:jc w:val="both"/>
      </w:pPr>
    </w:p>
    <w:p w14:paraId="10D3D8AA" w14:textId="3F2840FC" w:rsidR="00DD2E84" w:rsidRDefault="00F14999" w:rsidP="00E635E6">
      <w:pPr>
        <w:jc w:val="center"/>
      </w:pPr>
      <w:r>
        <w:rPr>
          <w:noProof/>
        </w:rPr>
        <mc:AlternateContent>
          <mc:Choice Requires="wpg">
            <w:drawing>
              <wp:anchor distT="0" distB="0" distL="114300" distR="114300" simplePos="0" relativeHeight="251654144" behindDoc="0" locked="0" layoutInCell="1" allowOverlap="1" wp14:anchorId="63411223" wp14:editId="7FF24B3B">
                <wp:simplePos x="0" y="0"/>
                <wp:positionH relativeFrom="column">
                  <wp:posOffset>129677</wp:posOffset>
                </wp:positionH>
                <wp:positionV relativeFrom="paragraph">
                  <wp:posOffset>-278593</wp:posOffset>
                </wp:positionV>
                <wp:extent cx="4876506" cy="3551396"/>
                <wp:effectExtent l="0" t="0" r="635" b="11430"/>
                <wp:wrapNone/>
                <wp:docPr id="17" name="Group 17"/>
                <wp:cNvGraphicFramePr/>
                <a:graphic xmlns:a="http://schemas.openxmlformats.org/drawingml/2006/main">
                  <a:graphicData uri="http://schemas.microsoft.com/office/word/2010/wordprocessingGroup">
                    <wpg:wgp>
                      <wpg:cNvGrpSpPr/>
                      <wpg:grpSpPr>
                        <a:xfrm>
                          <a:off x="0" y="0"/>
                          <a:ext cx="4876506" cy="3551396"/>
                          <a:chOff x="-127819" y="-467810"/>
                          <a:chExt cx="5894443" cy="4428155"/>
                        </a:xfrm>
                      </wpg:grpSpPr>
                      <pic:pic xmlns:pic="http://schemas.openxmlformats.org/drawingml/2006/picture">
                        <pic:nvPicPr>
                          <pic:cNvPr id="16" name="Picture 16"/>
                          <pic:cNvPicPr>
                            <a:picLocks noChangeAspect="1"/>
                          </pic:cNvPicPr>
                        </pic:nvPicPr>
                        <pic:blipFill>
                          <a:blip r:embed="rId33"/>
                          <a:stretch>
                            <a:fillRect/>
                          </a:stretch>
                        </pic:blipFill>
                        <pic:spPr>
                          <a:xfrm>
                            <a:off x="674466" y="-467810"/>
                            <a:ext cx="5092158" cy="4085518"/>
                          </a:xfrm>
                          <a:prstGeom prst="rect">
                            <a:avLst/>
                          </a:prstGeom>
                        </pic:spPr>
                      </pic:pic>
                      <wpg:grpSp>
                        <wpg:cNvPr id="13" name="Group 13"/>
                        <wpg:cNvGrpSpPr/>
                        <wpg:grpSpPr>
                          <a:xfrm>
                            <a:off x="-127819" y="32897"/>
                            <a:ext cx="3664149" cy="3927448"/>
                            <a:chOff x="-802825" y="294157"/>
                            <a:chExt cx="3664562" cy="3927845"/>
                          </a:xfrm>
                        </wpg:grpSpPr>
                        <wps:wsp>
                          <wps:cNvPr id="8" name="Straight Connector 8"/>
                          <wps:cNvCnPr/>
                          <wps:spPr>
                            <a:xfrm flipH="1" flipV="1">
                              <a:off x="2626078" y="516746"/>
                              <a:ext cx="28" cy="3362584"/>
                            </a:xfrm>
                            <a:prstGeom prst="line">
                              <a:avLst/>
                            </a:prstGeom>
                            <a:ln w="1905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s:wsp>
                          <wps:cNvPr id="9" name="Text Box 9"/>
                          <wps:cNvSpPr txBox="1"/>
                          <wps:spPr>
                            <a:xfrm>
                              <a:off x="-802825" y="294157"/>
                              <a:ext cx="574194" cy="345245"/>
                            </a:xfrm>
                            <a:prstGeom prst="rect">
                              <a:avLst/>
                            </a:prstGeom>
                            <a:noFill/>
                            <a:ln w="127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918DA74" w14:textId="242E4D13" w:rsidR="00124ED1" w:rsidRDefault="00124ED1" w:rsidP="000319B3">
                                <w:pPr>
                                  <w:jc w:val="center"/>
                                </w:pPr>
                                <w:r>
                                  <w:t>95%</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7" name="Straight Connector 7"/>
                          <wps:cNvCnPr/>
                          <wps:spPr>
                            <a:xfrm>
                              <a:off x="-228704" y="516745"/>
                              <a:ext cx="2855050" cy="2903"/>
                            </a:xfrm>
                            <a:prstGeom prst="line">
                              <a:avLst/>
                            </a:prstGeom>
                            <a:ln w="1905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s:wsp>
                          <wps:cNvPr id="11" name="Text Box 11"/>
                          <wps:cNvSpPr txBox="1"/>
                          <wps:spPr>
                            <a:xfrm>
                              <a:off x="2435902" y="3879330"/>
                              <a:ext cx="425835" cy="342672"/>
                            </a:xfrm>
                            <a:prstGeom prst="rect">
                              <a:avLst/>
                            </a:prstGeom>
                            <a:solidFill>
                              <a:schemeClr val="bg1"/>
                            </a:solidFill>
                            <a:ln w="127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02F0DC0" w14:textId="38BA4E68" w:rsidR="00124ED1" w:rsidRDefault="00124ED1" w:rsidP="000319B3">
                                <w:pPr>
                                  <w:jc w:val="center"/>
                                </w:pPr>
                                <w:r>
                                  <w:t>36</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w14:anchorId="63411223" id="Group 17" o:spid="_x0000_s1033" style="position:absolute;left:0;text-align:left;margin-left:10.2pt;margin-top:-21.9pt;width:384pt;height:279.65pt;z-index:251654144;mso-width-relative:margin;mso-height-relative:margin" coordorigin="-127819,-467810" coordsize="5894443,442815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34" type="#_x0000_t75" style="position:absolute;left:674466;top:-467810;width:5092158;height:408551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Cx&#10;XE7AAAAA2wAAAA8AAABkcnMvZG93bnJldi54bWxET02LwjAQvQv+hzDC3jTVgyzVKNIi60nQVc9D&#10;M7a1zaQ22dr115uFBW/zeJ+zXPemFh21rrSsYDqJQBBnVpecKzh9b8efIJxH1lhbJgW/5GC9Gg6W&#10;GGv74AN1R5+LEMIuRgWF900spcsKMugmtiEO3NW2Bn2AbS51i48Qbmo5i6K5NFhyaCiwoaSgrDr+&#10;GAX66xbN0md9Sc4H2VlZVft7Win1Meo3CxCeev8W/7t3Osyfw98v4QC5eg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kLFcTsAAAADbAAAADwAAAAAAAAAAAAAAAACcAgAAZHJz&#10;L2Rvd25yZXYueG1sUEsFBgAAAAAEAAQA9wAAAIkDAAAAAA==&#10;">
                  <v:imagedata r:id="rId34" o:title=""/>
                  <v:path arrowok="t"/>
                </v:shape>
                <v:group id="Group 13" o:spid="_x0000_s1035" style="position:absolute;left:-127819;top:32897;width:3664149;height:3927448" coordorigin="-802825,294157" coordsize="3664562,392784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He9cbcIAAADbAAAADwAA&#10;AAAAAAAAAAAAAACpAgAAZHJzL2Rvd25yZXYueG1sUEsFBgAAAAAEAAQA+gAAAJgDAAAAAA==&#10;">
                  <v:line id="Straight Connector 8" o:spid="_x0000_s1036" style="position:absolute;flip:x y;visibility:visible;mso-wrap-style:square" from="2626078,516746" to="2626106,38793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kwaOr4AAADaAAAADwAAAGRycy9kb3ducmV2LnhtbERPPW/CMBDdK/EfrENiKw4ZoA1xEEKK&#10;ygrtwHiNjyQQn6PYjcO/xwNSx6f3ne8m04mRBtdaVrBaJiCIK6tbrhX8fJfvHyCcR9bYWSYFD3Kw&#10;K2ZvOWbaBj7RePa1iCHsMlTQeN9nUrqqIYNuaXviyF3tYNBHONRSDxhiuOlkmiRrabDl2NBgT4eG&#10;qvv5zyhw5T34zXT6DK68rbqvy+8+pBulFvNpvwXhafL/4pf7qBXErfFKvAGyeAI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BGTBo6vgAAANoAAAAPAAAAAAAAAAAAAAAAAKEC&#10;AABkcnMvZG93bnJldi54bWxQSwUGAAAAAAQABAD5AAAAjAMAAAAA&#10;" strokecolor="red" strokeweight="1.5pt">
                    <v:stroke dashstyle="3 1" joinstyle="miter"/>
                  </v:line>
                  <v:shape id="Text Box 9" o:spid="_x0000_s1037" type="#_x0000_t202" style="position:absolute;left:-802825;top:294157;width:574194;height:345245;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9apRxAAA&#10;ANoAAAAPAAAAZHJzL2Rvd25yZXYueG1sRI9bSwMxFITfC/6HcARfpE2sUOy2aRGleCmI9vJ+2Jxu&#10;VjcnS5J2139vCkIfh5n5hpkve9eIE4VYe9ZwN1IgiEtvaq407Lar4QOImJANNp5Jwy9FWC6uBnMs&#10;jO/4i06bVIkM4VigBptSW0gZS0sO48i3xNk7+OAwZRkqaQJ2Ge4aOVZqIh3WnBcstvRkqfzZHJ2G&#10;2+/uvgzqWdmP9/X+7fNIL2lKWt9c948zEIn6dAn/t1+Nhimcr+QbIB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WqUcQAAADaAAAADwAAAAAAAAAAAAAAAACXAgAAZHJzL2Rv&#10;d25yZXYueG1sUEsFBgAAAAAEAAQA9QAAAIgDAAAAAA==&#10;" filled="f" strokecolor="red" strokeweight="1pt">
                    <v:textbox>
                      <w:txbxContent>
                        <w:p w14:paraId="7918DA74" w14:textId="242E4D13" w:rsidR="00124ED1" w:rsidRDefault="00124ED1" w:rsidP="000319B3">
                          <w:pPr>
                            <w:jc w:val="center"/>
                          </w:pPr>
                          <w:r>
                            <w:t>95%</w:t>
                          </w:r>
                        </w:p>
                      </w:txbxContent>
                    </v:textbox>
                  </v:shape>
                  <v:line id="Straight Connector 7" o:spid="_x0000_s1038" style="position:absolute;visibility:visible;mso-wrap-style:square" from="-228704,516745" to="2626346,5196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nraaMMAAADaAAAADwAAAGRycy9kb3ducmV2LnhtbESPQWvCQBSE74L/YXmCN93owZboJogg&#10;eOiltpYeH9nnJpp9m2TXJO2v7xYKPQ4z8w2zy0dbi546XzlWsFomIIgLpys2Ct7fjotnED4ga6wd&#10;k4Iv8pBn08kOU+0GfqX+HIyIEPYpKihDaFIpfVGSRb90DXH0rq6zGKLsjNQdDhFua7lOko20WHFc&#10;KLGhQ0nF/fywCq7t98fl8hj6vflsb/rFsGlaVmo+G/dbEIHG8B/+a5+0gif4vRJvgM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J62mjDAAAA2gAAAA8AAAAAAAAAAAAA&#10;AAAAoQIAAGRycy9kb3ducmV2LnhtbFBLBQYAAAAABAAEAPkAAACRAwAAAAA=&#10;" strokecolor="red" strokeweight="1.5pt">
                    <v:stroke dashstyle="3 1" joinstyle="miter"/>
                  </v:line>
                  <v:shape id="Text Box 11" o:spid="_x0000_s1039" type="#_x0000_t202" style="position:absolute;left:2435902;top:3879330;width:425835;height:342672;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S/Q9xAAA&#10;ANsAAAAPAAAAZHJzL2Rvd25yZXYueG1sRE9La8JAEL4L/odlBC9SN1raapqNaEmhByn4ghyH7DQJ&#10;ZmdDdmvSf98tFLzNx/ecZDOYRtyoc7VlBYt5BIK4sLrmUsH59P6wAuE8ssbGMin4IQebdDxKMNa2&#10;5wPdjr4UIYRdjAoq79tYSldUZNDNbUscuC/bGfQBdqXUHfYh3DRyGUXP0mDNoaHClt4qKq7Hb6Ng&#10;fXnKH7fZS74vDrOVzc6zyy7/VGo6GbavIDwN/i7+d3/oMH8Bf7+EA2T6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tUv0PcQAAADbAAAADwAAAAAAAAAAAAAAAACXAgAAZHJzL2Rv&#10;d25yZXYueG1sUEsFBgAAAAAEAAQA9QAAAIgDAAAAAA==&#10;" fillcolor="white [3212]" strokecolor="red" strokeweight="1pt">
                    <v:textbox>
                      <w:txbxContent>
                        <w:p w14:paraId="102F0DC0" w14:textId="38BA4E68" w:rsidR="00124ED1" w:rsidRDefault="00124ED1" w:rsidP="000319B3">
                          <w:pPr>
                            <w:jc w:val="center"/>
                          </w:pPr>
                          <w:r>
                            <w:t>36</w:t>
                          </w:r>
                        </w:p>
                      </w:txbxContent>
                    </v:textbox>
                  </v:shape>
                </v:group>
              </v:group>
            </w:pict>
          </mc:Fallback>
        </mc:AlternateContent>
      </w:r>
    </w:p>
    <w:p w14:paraId="1CF1B6E6" w14:textId="28994906" w:rsidR="00204971" w:rsidRDefault="00204971" w:rsidP="00EC6143">
      <w:pPr>
        <w:jc w:val="both"/>
      </w:pPr>
    </w:p>
    <w:p w14:paraId="773C1596" w14:textId="3D2263D6" w:rsidR="00204971" w:rsidRDefault="00204971" w:rsidP="00EC6143">
      <w:pPr>
        <w:jc w:val="both"/>
      </w:pPr>
    </w:p>
    <w:p w14:paraId="5EB4E821" w14:textId="3FEBA805" w:rsidR="00204971" w:rsidRDefault="00204971" w:rsidP="00EC6143">
      <w:pPr>
        <w:jc w:val="both"/>
      </w:pPr>
    </w:p>
    <w:p w14:paraId="1A030793" w14:textId="062BA0C0" w:rsidR="00204971" w:rsidRDefault="00204971" w:rsidP="00EC6143">
      <w:pPr>
        <w:jc w:val="both"/>
      </w:pPr>
    </w:p>
    <w:p w14:paraId="0382D16B" w14:textId="7E259354" w:rsidR="00204971" w:rsidRDefault="00204971" w:rsidP="00EC6143">
      <w:pPr>
        <w:jc w:val="both"/>
      </w:pPr>
    </w:p>
    <w:p w14:paraId="7D16BCC4" w14:textId="272D0503" w:rsidR="00204971" w:rsidRDefault="00204971" w:rsidP="00EC6143">
      <w:pPr>
        <w:jc w:val="both"/>
      </w:pPr>
    </w:p>
    <w:p w14:paraId="0F8FCEB7" w14:textId="032DDBD1" w:rsidR="00DD2E84" w:rsidRDefault="00DD2E84" w:rsidP="00EC6143">
      <w:pPr>
        <w:jc w:val="both"/>
      </w:pPr>
    </w:p>
    <w:p w14:paraId="3A32FED2" w14:textId="64B593A4" w:rsidR="00D8646A" w:rsidRDefault="00F227D1" w:rsidP="00EC6143">
      <w:pPr>
        <w:jc w:val="both"/>
      </w:pPr>
      <w:r>
        <w:t xml:space="preserve"> </w:t>
      </w:r>
    </w:p>
    <w:p w14:paraId="35500A16" w14:textId="6527BDE9" w:rsidR="00A238AE" w:rsidRDefault="00A238AE" w:rsidP="00CD2B28">
      <w:pPr>
        <w:jc w:val="both"/>
        <w:rPr>
          <w:ins w:id="1359" w:author="Solimine, Jaclyn V" w:date="2018-04-22T13:48:00Z"/>
        </w:rPr>
      </w:pPr>
    </w:p>
    <w:p w14:paraId="44EBBD7A" w14:textId="3032F273" w:rsidR="00A238AE" w:rsidRDefault="00A238AE" w:rsidP="00CD2B28">
      <w:pPr>
        <w:jc w:val="both"/>
        <w:rPr>
          <w:ins w:id="1360" w:author="Solimine, Jaclyn V" w:date="2018-04-22T13:48:00Z"/>
        </w:rPr>
      </w:pPr>
    </w:p>
    <w:p w14:paraId="22D0DBB8" w14:textId="77777777" w:rsidR="00A238AE" w:rsidRDefault="00A238AE" w:rsidP="00CD2B28">
      <w:pPr>
        <w:jc w:val="both"/>
        <w:rPr>
          <w:ins w:id="1361" w:author="Solimine, Jaclyn V" w:date="2018-04-22T13:48:00Z"/>
        </w:rPr>
      </w:pPr>
    </w:p>
    <w:p w14:paraId="4189F8FC" w14:textId="77777777" w:rsidR="00A238AE" w:rsidRDefault="00A238AE" w:rsidP="00CD2B28">
      <w:pPr>
        <w:jc w:val="both"/>
        <w:rPr>
          <w:ins w:id="1362" w:author="Solimine, Jaclyn V" w:date="2018-04-22T13:48:00Z"/>
        </w:rPr>
      </w:pPr>
    </w:p>
    <w:p w14:paraId="6521BEE6" w14:textId="77777777" w:rsidR="00A238AE" w:rsidRDefault="00A238AE" w:rsidP="00CD2B28">
      <w:pPr>
        <w:jc w:val="both"/>
        <w:rPr>
          <w:ins w:id="1363" w:author="Solimine, Jaclyn V" w:date="2018-04-22T13:48:00Z"/>
        </w:rPr>
      </w:pPr>
    </w:p>
    <w:p w14:paraId="6CFFE848" w14:textId="77777777" w:rsidR="00A238AE" w:rsidRDefault="00A238AE" w:rsidP="00CD2B28">
      <w:pPr>
        <w:jc w:val="both"/>
        <w:rPr>
          <w:ins w:id="1364" w:author="Solimine, Jaclyn V" w:date="2018-04-22T13:48:00Z"/>
        </w:rPr>
      </w:pPr>
    </w:p>
    <w:p w14:paraId="1F3E4246" w14:textId="77777777" w:rsidR="00A238AE" w:rsidRDefault="00A238AE" w:rsidP="00CD2B28">
      <w:pPr>
        <w:jc w:val="both"/>
        <w:rPr>
          <w:ins w:id="1365" w:author="Solimine, Jaclyn V" w:date="2018-04-22T13:48:00Z"/>
        </w:rPr>
      </w:pPr>
    </w:p>
    <w:p w14:paraId="4B13CD21" w14:textId="77777777" w:rsidR="00A238AE" w:rsidRDefault="00A238AE" w:rsidP="00CD2B28">
      <w:pPr>
        <w:jc w:val="both"/>
        <w:rPr>
          <w:ins w:id="1366" w:author="Solimine, Jaclyn V" w:date="2018-04-22T13:48:00Z"/>
        </w:rPr>
      </w:pPr>
    </w:p>
    <w:p w14:paraId="04D69EC3" w14:textId="77777777" w:rsidR="00A238AE" w:rsidRDefault="00A238AE" w:rsidP="00CD2B28">
      <w:pPr>
        <w:jc w:val="both"/>
        <w:rPr>
          <w:ins w:id="1367" w:author="Solimine, Jaclyn V" w:date="2018-04-22T13:48:00Z"/>
        </w:rPr>
      </w:pPr>
    </w:p>
    <w:p w14:paraId="022DDF8A" w14:textId="4FD73EC1" w:rsidR="00A238AE" w:rsidRDefault="00A238AE" w:rsidP="00CD2B28">
      <w:pPr>
        <w:jc w:val="both"/>
        <w:rPr>
          <w:ins w:id="1368" w:author="Solimine, Jaclyn V" w:date="2018-04-22T13:48:00Z"/>
        </w:rPr>
      </w:pPr>
    </w:p>
    <w:p w14:paraId="1A7C25A1" w14:textId="0F8F57A5" w:rsidR="00A238AE" w:rsidRDefault="00F14999" w:rsidP="00CD2B28">
      <w:pPr>
        <w:jc w:val="both"/>
        <w:rPr>
          <w:ins w:id="1369" w:author="Solimine, Jaclyn V" w:date="2018-04-22T13:48:00Z"/>
          <w:del w:id="1370" w:author="Solimine, Jaclyn V [2]" w:date="2018-04-23T11:58:00Z"/>
        </w:rPr>
      </w:pPr>
      <w:ins w:id="1371" w:author="Solimine, Jaclyn V [2]" w:date="2018-04-26T12:12:00Z">
        <w:r>
          <w:rPr>
            <w:noProof/>
          </w:rPr>
          <mc:AlternateContent>
            <mc:Choice Requires="wps">
              <w:drawing>
                <wp:anchor distT="0" distB="0" distL="114300" distR="114300" simplePos="0" relativeHeight="251656198" behindDoc="0" locked="0" layoutInCell="1" allowOverlap="1" wp14:anchorId="2A34BC78" wp14:editId="0D3D149E">
                  <wp:simplePos x="0" y="0"/>
                  <wp:positionH relativeFrom="column">
                    <wp:posOffset>332740</wp:posOffset>
                  </wp:positionH>
                  <wp:positionV relativeFrom="paragraph">
                    <wp:posOffset>41069</wp:posOffset>
                  </wp:positionV>
                  <wp:extent cx="5276215" cy="302260"/>
                  <wp:effectExtent l="0" t="0" r="635" b="2540"/>
                  <wp:wrapNone/>
                  <wp:docPr id="5" name="Text Box 5"/>
                  <wp:cNvGraphicFramePr/>
                  <a:graphic xmlns:a="http://schemas.openxmlformats.org/drawingml/2006/main">
                    <a:graphicData uri="http://schemas.microsoft.com/office/word/2010/wordprocessingShape">
                      <wps:wsp>
                        <wps:cNvSpPr txBox="1"/>
                        <wps:spPr>
                          <a:xfrm>
                            <a:off x="0" y="0"/>
                            <a:ext cx="5276215" cy="302260"/>
                          </a:xfrm>
                          <a:prstGeom prst="rect">
                            <a:avLst/>
                          </a:prstGeom>
                          <a:solidFill>
                            <a:prstClr val="white"/>
                          </a:solidFill>
                          <a:ln>
                            <a:noFill/>
                          </a:ln>
                        </wps:spPr>
                        <wps:txbx>
                          <w:txbxContent>
                            <w:p w14:paraId="3159D47A" w14:textId="5140246F" w:rsidR="00124ED1" w:rsidRPr="00F14999" w:rsidRDefault="00124ED1">
                              <w:pPr>
                                <w:pStyle w:val="Caption"/>
                                <w:jc w:val="center"/>
                                <w:rPr>
                                  <w:sz w:val="36"/>
                                  <w:rPrChange w:id="1372" w:author="Solimine, Jaclyn V [2]" w:date="2018-04-26T12:13:00Z">
                                    <w:rPr/>
                                  </w:rPrChange>
                                </w:rPr>
                                <w:pPrChange w:id="1373" w:author="Solimine, Jaclyn V [2]" w:date="2018-04-26T12:12:00Z">
                                  <w:pPr>
                                    <w:jc w:val="center"/>
                                  </w:pPr>
                                </w:pPrChange>
                              </w:pPr>
                              <w:ins w:id="1374" w:author="Solimine, Jaclyn V [2]" w:date="2018-04-26T12:12:00Z">
                                <w:r w:rsidRPr="00F14999">
                                  <w:rPr>
                                    <w:i w:val="0"/>
                                    <w:sz w:val="24"/>
                                    <w:rPrChange w:id="1375" w:author="Solimine, Jaclyn V [2]" w:date="2018-04-26T12:13:00Z">
                                      <w:rPr/>
                                    </w:rPrChange>
                                  </w:rPr>
                                  <w:t xml:space="preserve">Figure </w:t>
                                </w:r>
                              </w:ins>
                              <w:ins w:id="1376" w:author="Solimine, Jaclyn V" w:date="2018-04-29T14:37:00Z">
                                <w:r w:rsidR="006F0F61" w:rsidRPr="006F0F61">
                                  <w:rPr>
                                    <w:i w:val="0"/>
                                    <w:sz w:val="24"/>
                                    <w:rPrChange w:id="1377" w:author="Solimine, Jaclyn V" w:date="2018-04-29T14:37:00Z">
                                      <w:rPr>
                                        <w:iCs/>
                                        <w:highlight w:val="yellow"/>
                                      </w:rPr>
                                    </w:rPrChange>
                                  </w:rPr>
                                  <w:t>3</w:t>
                                </w:r>
                              </w:ins>
                              <w:ins w:id="1378" w:author="Solimine, Jaclyn V [2]" w:date="2018-04-26T12:13:00Z">
                                <w:del w:id="1379" w:author="Solimine, Jaclyn V" w:date="2018-04-29T14:37:00Z">
                                  <w:r w:rsidRPr="006F0F61" w:rsidDel="006F0F61">
                                    <w:rPr>
                                      <w:i w:val="0"/>
                                      <w:sz w:val="24"/>
                                      <w:rPrChange w:id="1380" w:author="Solimine, Jaclyn V" w:date="2018-04-29T14:37:00Z">
                                        <w:rPr>
                                          <w:i/>
                                        </w:rPr>
                                      </w:rPrChange>
                                    </w:rPr>
                                    <w:delText>X</w:delText>
                                  </w:r>
                                </w:del>
                              </w:ins>
                              <w:ins w:id="1381" w:author="Solimine, Jaclyn V [2]" w:date="2018-04-26T12:12:00Z">
                                <w:r w:rsidRPr="006F0F61">
                                  <w:rPr>
                                    <w:i w:val="0"/>
                                    <w:sz w:val="24"/>
                                    <w:rPrChange w:id="1382" w:author="Solimine, Jaclyn V" w:date="2018-04-29T14:37:00Z">
                                      <w:rPr/>
                                    </w:rPrChange>
                                  </w:rPr>
                                  <w:t>:</w:t>
                                </w:r>
                                <w:r w:rsidRPr="00F14999">
                                  <w:rPr>
                                    <w:i w:val="0"/>
                                    <w:sz w:val="24"/>
                                    <w:rPrChange w:id="1383" w:author="Solimine, Jaclyn V [2]" w:date="2018-04-26T12:13:00Z">
                                      <w:rPr/>
                                    </w:rPrChange>
                                  </w:rPr>
                                  <w:t xml:space="preserve"> Representation of principal component selection proces</w:t>
                                </w:r>
                              </w:ins>
                              <w:ins w:id="1384" w:author="Solimine, Jaclyn V [2]" w:date="2018-04-26T12:13:00Z">
                                <w:r>
                                  <w:rPr>
                                    <w:i w:val="0"/>
                                    <w:sz w:val="24"/>
                                  </w:rPr>
                                  <w:t>s</w:t>
                                </w:r>
                              </w:ins>
                              <w:ins w:id="1385" w:author="Solimine, Jaclyn V [2]" w:date="2018-04-26T12:12:00Z">
                                <w:r w:rsidRPr="00F14999">
                                  <w:rPr>
                                    <w:i w:val="0"/>
                                    <w:sz w:val="24"/>
                                    <w:rPrChange w:id="1386" w:author="Solimine, Jaclyn V [2]" w:date="2018-04-26T12:13:00Z">
                                      <w:rPr/>
                                    </w:rPrChange>
                                  </w:rPr>
                                  <w:t>, Case study 1</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mv="urn:schemas-microsoft-com:mac:vml" xmlns:mo="http://schemas.microsoft.com/office/mac/office/2008/main">
              <w:pict>
                <v:shape w14:anchorId="2A34BC78" id="Text Box 5" o:spid="_x0000_s1040" type="#_x0000_t202" style="position:absolute;left:0;text-align:left;margin-left:26.2pt;margin-top:3.25pt;width:415.45pt;height:23.8pt;z-index:25165619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" stroked="f">
                  <v:textbox style="mso-fit-shape-to-text:t" inset="0,0,0,0">
                    <w:txbxContent>
                      <w:p w14:paraId="3159D47A" w14:textId="5140246F" w:rsidR="00124ED1" w:rsidRPr="00F14999" w:rsidRDefault="00124ED1">
                        <w:pPr>
                          <w:pStyle w:val="Caption"/>
                          <w:jc w:val="center"/>
                          <w:rPr>
                            <w:sz w:val="36"/>
                            <w:rPrChange w:id="1448" w:author="Solimine, Jaclyn V [2]" w:date="2018-04-26T12:13:00Z">
                              <w:rPr/>
                            </w:rPrChange>
                          </w:rPr>
                          <w:pPrChange w:id="1449" w:author="Solimine, Jaclyn V [2]" w:date="2018-04-26T12:12:00Z">
                            <w:pPr>
                              <w:jc w:val="center"/>
                            </w:pPr>
                          </w:pPrChange>
                        </w:pPr>
                        <w:ins w:id="1450" w:author="Solimine, Jaclyn V [2]" w:date="2018-04-26T12:12:00Z">
                          <w:r w:rsidRPr="00F14999">
                            <w:rPr>
                              <w:i w:val="0"/>
                              <w:sz w:val="24"/>
                              <w:rPrChange w:id="1451" w:author="Solimine, Jaclyn V [2]" w:date="2018-04-26T12:13:00Z">
                                <w:rPr>
                                  <w:i/>
                                  <w:iCs/>
                                </w:rPr>
                              </w:rPrChange>
                            </w:rPr>
                            <w:t xml:space="preserve">Figure </w:t>
                          </w:r>
                        </w:ins>
                        <w:ins w:id="1452" w:author="Solimine, Jaclyn V" w:date="2018-04-29T14:37:00Z">
                          <w:r w:rsidR="006F0F61" w:rsidRPr="006F0F61">
                            <w:rPr>
                              <w:i w:val="0"/>
                              <w:sz w:val="24"/>
                              <w:rPrChange w:id="1453" w:author="Solimine, Jaclyn V" w:date="2018-04-29T14:37:00Z">
                                <w:rPr>
                                  <w:i/>
                                  <w:highlight w:val="yellow"/>
                                </w:rPr>
                              </w:rPrChange>
                            </w:rPr>
                            <w:t>3</w:t>
                          </w:r>
                        </w:ins>
                        <w:ins w:id="1454" w:author="Solimine, Jaclyn V [2]" w:date="2018-04-26T12:13:00Z">
                          <w:del w:id="1455" w:author="Solimine, Jaclyn V" w:date="2018-04-29T14:37:00Z">
                            <w:r w:rsidRPr="006F0F61" w:rsidDel="006F0F61">
                              <w:rPr>
                                <w:i w:val="0"/>
                                <w:sz w:val="24"/>
                                <w:rPrChange w:id="1456" w:author="Solimine, Jaclyn V" w:date="2018-04-29T14:37:00Z">
                                  <w:rPr>
                                    <w:iCs/>
                                  </w:rPr>
                                </w:rPrChange>
                              </w:rPr>
                              <w:delText>X</w:delText>
                            </w:r>
                          </w:del>
                        </w:ins>
                        <w:ins w:id="1457" w:author="Solimine, Jaclyn V [2]" w:date="2018-04-26T12:12:00Z">
                          <w:r w:rsidRPr="006F0F61">
                            <w:rPr>
                              <w:i w:val="0"/>
                              <w:sz w:val="24"/>
                              <w:rPrChange w:id="1458" w:author="Solimine, Jaclyn V" w:date="2018-04-29T14:37:00Z">
                                <w:rPr>
                                  <w:i/>
                                  <w:iCs/>
                                </w:rPr>
                              </w:rPrChange>
                            </w:rPr>
                            <w:t>:</w:t>
                          </w:r>
                          <w:r w:rsidRPr="00F14999">
                            <w:rPr>
                              <w:i w:val="0"/>
                              <w:sz w:val="24"/>
                              <w:rPrChange w:id="1459" w:author="Solimine, Jaclyn V [2]" w:date="2018-04-26T12:13:00Z">
                                <w:rPr>
                                  <w:i/>
                                  <w:iCs/>
                                </w:rPr>
                              </w:rPrChange>
                            </w:rPr>
                            <w:t xml:space="preserve"> Representation of principal component selection proces</w:t>
                          </w:r>
                        </w:ins>
                        <w:ins w:id="1460" w:author="Solimine, Jaclyn V [2]" w:date="2018-04-26T12:13:00Z">
                          <w:r>
                            <w:rPr>
                              <w:i w:val="0"/>
                              <w:sz w:val="24"/>
                            </w:rPr>
                            <w:t>s</w:t>
                          </w:r>
                        </w:ins>
                        <w:ins w:id="1461" w:author="Solimine, Jaclyn V [2]" w:date="2018-04-26T12:12:00Z">
                          <w:r w:rsidRPr="00F14999">
                            <w:rPr>
                              <w:i w:val="0"/>
                              <w:sz w:val="24"/>
                              <w:rPrChange w:id="1462" w:author="Solimine, Jaclyn V [2]" w:date="2018-04-26T12:13:00Z">
                                <w:rPr>
                                  <w:i/>
                                  <w:iCs/>
                                </w:rPr>
                              </w:rPrChange>
                            </w:rPr>
                            <w:t>, Case study 1</w:t>
                          </w:r>
                        </w:ins>
                      </w:p>
                    </w:txbxContent>
                  </v:textbox>
                </v:shape>
              </w:pict>
            </mc:Fallback>
          </mc:AlternateContent>
        </w:r>
      </w:ins>
    </w:p>
    <w:p w14:paraId="50256056" w14:textId="41BF257B" w:rsidR="00A238AE" w:rsidRDefault="00A238AE" w:rsidP="00CD2B28">
      <w:pPr>
        <w:jc w:val="both"/>
        <w:rPr>
          <w:ins w:id="1387" w:author="Solimine, Jaclyn V" w:date="2018-04-22T13:48:00Z"/>
          <w:del w:id="1388" w:author="Solimine, Jaclyn V [2]" w:date="2018-04-23T11:58:00Z"/>
        </w:rPr>
      </w:pPr>
    </w:p>
    <w:p w14:paraId="1A1B571D" w14:textId="5D0DA717" w:rsidR="00A238AE" w:rsidRDefault="00A238AE" w:rsidP="00CD2B28">
      <w:pPr>
        <w:jc w:val="both"/>
        <w:rPr>
          <w:ins w:id="1389" w:author="Solimine, Jaclyn V" w:date="2018-04-22T13:48:00Z"/>
          <w:del w:id="1390" w:author="Solimine, Jaclyn V [2]" w:date="2018-04-23T11:58:00Z"/>
        </w:rPr>
      </w:pPr>
    </w:p>
    <w:p w14:paraId="79A2503C" w14:textId="6FCFFB2A" w:rsidR="00A238AE" w:rsidRDefault="00A238AE" w:rsidP="00CD2B28">
      <w:pPr>
        <w:jc w:val="both"/>
        <w:rPr>
          <w:ins w:id="1391" w:author="Solimine, Jaclyn V" w:date="2018-04-22T13:48:00Z"/>
          <w:del w:id="1392" w:author="Solimine, Jaclyn V [2]" w:date="2018-04-23T11:58:00Z"/>
        </w:rPr>
      </w:pPr>
    </w:p>
    <w:p w14:paraId="210DF4D2" w14:textId="77777777" w:rsidR="00A238AE" w:rsidRDefault="00A238AE" w:rsidP="00CD2B28">
      <w:pPr>
        <w:jc w:val="both"/>
        <w:rPr>
          <w:ins w:id="1393" w:author="Solimine, Jaclyn V" w:date="2018-04-22T13:48:00Z"/>
        </w:rPr>
      </w:pPr>
    </w:p>
    <w:p w14:paraId="1D9EAE7F" w14:textId="77777777" w:rsidR="00A238AE" w:rsidRDefault="00A238AE" w:rsidP="00CD2B28">
      <w:pPr>
        <w:jc w:val="both"/>
        <w:rPr>
          <w:ins w:id="1394" w:author="Solimine, Jaclyn V" w:date="2018-04-22T13:48:00Z"/>
        </w:rPr>
      </w:pPr>
    </w:p>
    <w:p w14:paraId="081D588F" w14:textId="24C28F44" w:rsidR="00CD2B28" w:rsidRDefault="00A238AE" w:rsidP="00CD2B28">
      <w:pPr>
        <w:jc w:val="both"/>
      </w:pPr>
      <w:del w:id="1395" w:author="Solimine, Jaclyn V" w:date="2018-04-22T13:49:00Z">
        <w:r w:rsidDel="00A238AE">
          <w:rPr>
            <w:noProof/>
          </w:rPr>
          <mc:AlternateContent>
            <mc:Choice Requires="wpg">
              <w:drawing>
                <wp:inline distT="0" distB="0" distL="0" distR="0" wp14:anchorId="1663FFDA" wp14:editId="7B4CA060">
                  <wp:extent cx="6665947" cy="3298190"/>
                  <wp:effectExtent l="0" t="0" r="0" b="3810"/>
                  <wp:docPr id="34" name="Group 34"/>
                  <wp:cNvGraphicFramePr/>
                  <a:graphic xmlns:a="http://schemas.openxmlformats.org/drawingml/2006/main">
                    <a:graphicData uri="http://schemas.microsoft.com/office/word/2010/wordprocessingGroup">
                      <wpg:wgp>
                        <wpg:cNvGrpSpPr/>
                        <wpg:grpSpPr>
                          <a:xfrm>
                            <a:off x="0" y="0"/>
                            <a:ext cx="6665947" cy="3298190"/>
                            <a:chOff x="0" y="215694"/>
                            <a:chExt cx="6665947" cy="3298190"/>
                          </a:xfrm>
                        </wpg:grpSpPr>
                        <pic:pic xmlns:pic="http://schemas.openxmlformats.org/drawingml/2006/picture">
                          <pic:nvPicPr>
                            <pic:cNvPr id="6" name="Picture 5"/>
                            <pic:cNvPicPr>
                              <a:picLocks noChangeAspect="1"/>
                            </pic:cNvPicPr>
                          </pic:nvPicPr>
                          <pic:blipFill rotWithShape="1">
                            <a:blip r:embed="rId35"/>
                            <a:srcRect r="5521"/>
                            <a:stretch/>
                          </pic:blipFill>
                          <pic:spPr bwMode="auto">
                            <a:xfrm>
                              <a:off x="0" y="345989"/>
                              <a:ext cx="3200400" cy="29508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 name="Picture 3"/>
                            <pic:cNvPicPr>
                              <a:picLocks noChangeAspect="1"/>
                            </pic:cNvPicPr>
                          </pic:nvPicPr>
                          <pic:blipFill rotWithShape="1">
                            <a:blip r:embed="rId36"/>
                            <a:srcRect l="29619" r="26894"/>
                            <a:stretch/>
                          </pic:blipFill>
                          <pic:spPr bwMode="auto">
                            <a:xfrm>
                              <a:off x="3313782" y="215694"/>
                              <a:ext cx="3352165" cy="3298190"/>
                            </a:xfrm>
                            <a:prstGeom prst="rect">
                              <a:avLst/>
                            </a:prstGeom>
                            <a:ln>
                              <a:noFill/>
                            </a:ln>
                            <a:extLst>
                              <a:ext uri="{53640926-AAD7-44D8-BBD7-CCE9431645EC}">
                                <a14:shadowObscured xmlns:a14="http://schemas.microsoft.com/office/drawing/2010/main"/>
                              </a:ext>
                            </a:extLst>
                          </pic:spPr>
                        </pic:pic>
                      </wpg:wgp>
                    </a:graphicData>
                  </a:graphic>
                </wp:inline>
              </w:drawing>
            </mc:Choice>
            <mc:Fallback xmlns:a14="http://schemas.microsoft.com/office/drawing/2010/main" xmlns:pic="http://schemas.openxmlformats.org/drawingml/2006/picture" xmlns:a="http://schemas.openxmlformats.org/drawingml/2006/main" xmlns:mv="urn:schemas-microsoft-com:mac:vml" xmlns:mo="http://schemas.microsoft.com/office/mac/office/2008/main">
              <w:pict w14:anchorId="25030349">
                <v:group id="Group 34" style="width:524.9pt;height:259.7pt;mso-position-horizontal-relative:char;mso-position-vertical-relative:line" coordsize="66659,32981" coordorigin=",2156" o:spid="_x0000_s1026" w14:anchorId="015BB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">
                  <v:shape id="Picture 5" style="position:absolute;top:3459;width:32004;height:29509;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">
                    <v:imagedata cropright="3618f" o:title="" r:id="rId37"/>
                    <v:path arrowok="t"/>
                  </v:shape>
                  <v:shape id="Picture 3" style="position:absolute;left:33137;top:2156;width:33522;height:32982;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">
                    <v:imagedata cropleft="19411f" cropright="17625f" o:title="" r:id="rId38"/>
                    <v:path arrowok="t"/>
                  </v:shape>
                  <w10:anchorlock/>
                </v:group>
              </w:pict>
            </mc:Fallback>
          </mc:AlternateContent>
        </w:r>
      </w:del>
      <w:r w:rsidR="00D26B68">
        <w:t xml:space="preserve">Similar to the results observed in the manual feature selection, only 36-38 principal components are necessary to explain the majority of variance present in the data. </w:t>
      </w:r>
      <w:r w:rsidR="00D26B68" w:rsidRPr="006F0F61">
        <w:rPr>
          <w:rPrChange w:id="1396" w:author="Solimine, Jaclyn V" w:date="2018-04-29T14:37:00Z">
            <w:rPr>
              <w:highlight w:val="yellow"/>
            </w:rPr>
          </w:rPrChange>
        </w:rPr>
        <w:t xml:space="preserve">Figure </w:t>
      </w:r>
      <w:ins w:id="1397" w:author="Solimine, Jaclyn V" w:date="2018-04-29T14:37:00Z">
        <w:r w:rsidR="006F0F61" w:rsidRPr="006F0F61">
          <w:rPr>
            <w:rPrChange w:id="1398" w:author="Solimine, Jaclyn V" w:date="2018-04-29T14:37:00Z">
              <w:rPr>
                <w:highlight w:val="yellow"/>
              </w:rPr>
            </w:rPrChange>
          </w:rPr>
          <w:t>4</w:t>
        </w:r>
      </w:ins>
      <w:del w:id="1399" w:author="Solimine, Jaclyn V" w:date="2018-04-29T14:37:00Z">
        <w:r w:rsidR="00D26B68" w:rsidRPr="00D26B68" w:rsidDel="006F0F61">
          <w:rPr>
            <w:highlight w:val="yellow"/>
          </w:rPr>
          <w:delText>X</w:delText>
        </w:r>
      </w:del>
      <w:r w:rsidR="00D26B68">
        <w:t xml:space="preserve"> demonstrates the improved data representation and decorrelation that is achieved by projecting the original data set onto the first three principal components. It is important to note here that more data points are now visible since the variance has been maximized. </w:t>
      </w:r>
    </w:p>
    <w:p w14:paraId="36F2AD36" w14:textId="31BB5E87" w:rsidR="00CD2B28" w:rsidRDefault="00F14999" w:rsidP="00CD2B28">
      <w:pPr>
        <w:jc w:val="both"/>
      </w:pPr>
      <w:r>
        <w:rPr>
          <w:noProof/>
        </w:rPr>
        <w:lastRenderedPageBreak/>
        <mc:AlternateContent>
          <mc:Choice Requires="wpg">
            <w:drawing>
              <wp:inline distT="0" distB="0" distL="0" distR="0" wp14:anchorId="00961B0C" wp14:editId="45B17ECE">
                <wp:extent cx="6264275" cy="3051896"/>
                <wp:effectExtent l="0" t="0" r="22225" b="15240"/>
                <wp:docPr id="32" name="Group 32"/>
                <wp:cNvGraphicFramePr/>
                <a:graphic xmlns:a="http://schemas.openxmlformats.org/drawingml/2006/main">
                  <a:graphicData uri="http://schemas.microsoft.com/office/word/2010/wordprocessingGroup">
                    <wpg:wgp>
                      <wpg:cNvGrpSpPr/>
                      <wpg:grpSpPr>
                        <a:xfrm>
                          <a:off x="0" y="0"/>
                          <a:ext cx="6264275" cy="3051896"/>
                          <a:chOff x="0" y="0"/>
                          <a:chExt cx="6264275" cy="3051896"/>
                        </a:xfrm>
                      </wpg:grpSpPr>
                      <wps:wsp>
                        <wps:cNvPr id="18" name="Rectangle 18"/>
                        <wps:cNvSpPr/>
                        <wps:spPr>
                          <a:xfrm>
                            <a:off x="0" y="0"/>
                            <a:ext cx="6264275" cy="30517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 name="Group 29"/>
                        <wpg:cNvGrpSpPr/>
                        <wpg:grpSpPr>
                          <a:xfrm>
                            <a:off x="148281" y="111211"/>
                            <a:ext cx="5943600" cy="2940685"/>
                            <a:chOff x="0" y="215694"/>
                            <a:chExt cx="6665947" cy="3298190"/>
                          </a:xfrm>
                        </wpg:grpSpPr>
                        <pic:pic xmlns:pic="http://schemas.openxmlformats.org/drawingml/2006/picture">
                          <pic:nvPicPr>
                            <pic:cNvPr id="30" name="Picture 5"/>
                            <pic:cNvPicPr>
                              <a:picLocks noChangeAspect="1"/>
                            </pic:cNvPicPr>
                          </pic:nvPicPr>
                          <pic:blipFill rotWithShape="1">
                            <a:blip r:embed="rId35"/>
                            <a:srcRect r="5521"/>
                            <a:stretch/>
                          </pic:blipFill>
                          <pic:spPr bwMode="auto">
                            <a:xfrm>
                              <a:off x="0" y="345989"/>
                              <a:ext cx="3200400" cy="29508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1" name="Picture 3"/>
                            <pic:cNvPicPr>
                              <a:picLocks noChangeAspect="1"/>
                            </pic:cNvPicPr>
                          </pic:nvPicPr>
                          <pic:blipFill rotWithShape="1">
                            <a:blip r:embed="rId36"/>
                            <a:srcRect l="29619" r="26894"/>
                            <a:stretch/>
                          </pic:blipFill>
                          <pic:spPr bwMode="auto">
                            <a:xfrm>
                              <a:off x="3313782" y="215694"/>
                              <a:ext cx="3352165" cy="329819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xmlns:a14="http://schemas.microsoft.com/office/drawing/2010/main" xmlns:pic="http://schemas.openxmlformats.org/drawingml/2006/picture" xmlns:a="http://schemas.openxmlformats.org/drawingml/2006/main" xmlns:mv="urn:schemas-microsoft-com:mac:vml" xmlns:mo="http://schemas.microsoft.com/office/mac/office/2008/main">
            <w:pict w14:anchorId="42D4F991">
              <v:group id="Group 32" style="width:493.25pt;height:240.3pt;mso-position-horizontal-relative:char;mso-position-vertical-relative:line" coordsize="62642,30518" o:spid="_x0000_s1026" w14:anchorId="2BF6A85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">
                <v:rect id="Rectangle 18" style="position:absolute;width:62642;height:30517;visibility:visible;mso-wrap-style:square;v-text-anchor:middle" o:spid="_x0000_s1027" filled="f"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RqT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"/>
                <v:group id="Group 29" style="position:absolute;left:1482;top:1112;width:59436;height:29406" coordsize="66659,32981" coordorigin=",2156"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Picture 5" style="position:absolute;top:3459;width:32004;height:29509;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">
                    <v:imagedata cropright="3618f" o:title="" r:id="rId37"/>
                    <v:path arrowok="t"/>
                  </v:shape>
                  <v:shape id="Picture 3" style="position:absolute;left:33137;top:2156;width:33522;height:32982;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">
                    <v:imagedata cropleft="19411f" cropright="17625f" o:title="" r:id="rId38"/>
                    <v:path arrowok="t"/>
                  </v:shape>
                </v:group>
                <w10:anchorlock/>
              </v:group>
            </w:pict>
          </mc:Fallback>
        </mc:AlternateContent>
      </w:r>
    </w:p>
    <w:p w14:paraId="7EB6B310" w14:textId="56FEEE7B" w:rsidR="00F14999" w:rsidRPr="00302F10" w:rsidRDefault="00F14999">
      <w:pPr>
        <w:pStyle w:val="Caption"/>
        <w:jc w:val="center"/>
        <w:rPr>
          <w:ins w:id="1400" w:author="Solimine, Jaclyn V [2]" w:date="2018-04-26T12:16:00Z"/>
          <w:i w:val="0"/>
          <w:iCs w:val="0"/>
          <w:sz w:val="24"/>
          <w:szCs w:val="24"/>
          <w:rPrChange w:id="1401" w:author="Buthelo, AaronRaymond" w:date="2018-04-28T20:57:00Z">
            <w:rPr>
              <w:ins w:id="1402" w:author="Solimine, Jaclyn V [2]" w:date="2018-04-26T12:16:00Z"/>
            </w:rPr>
          </w:rPrChange>
        </w:rPr>
      </w:pPr>
      <w:ins w:id="1403" w:author="Solimine, Jaclyn V [2]" w:date="2018-04-26T12:16:00Z">
        <w:r w:rsidRPr="006F0F61">
          <w:rPr>
            <w:i w:val="0"/>
            <w:iCs w:val="0"/>
            <w:sz w:val="24"/>
            <w:szCs w:val="24"/>
            <w:rPrChange w:id="1404" w:author="Solimine, Jaclyn V" w:date="2018-04-29T14:38:00Z">
              <w:rPr>
                <w:i w:val="0"/>
                <w:sz w:val="24"/>
              </w:rPr>
            </w:rPrChange>
          </w:rPr>
          <w:t xml:space="preserve">Figure </w:t>
        </w:r>
      </w:ins>
      <w:ins w:id="1405" w:author="Solimine, Jaclyn V" w:date="2018-04-29T14:37:00Z">
        <w:r w:rsidR="006F0F61" w:rsidRPr="006F0F61">
          <w:rPr>
            <w:i w:val="0"/>
            <w:iCs w:val="0"/>
            <w:sz w:val="24"/>
            <w:szCs w:val="24"/>
            <w:rPrChange w:id="1406" w:author="Solimine, Jaclyn V" w:date="2018-04-29T14:38:00Z">
              <w:rPr>
                <w:i w:val="0"/>
                <w:iCs w:val="0"/>
                <w:sz w:val="24"/>
                <w:szCs w:val="24"/>
                <w:highlight w:val="yellow"/>
              </w:rPr>
            </w:rPrChange>
          </w:rPr>
          <w:t>4</w:t>
        </w:r>
      </w:ins>
      <w:ins w:id="1407" w:author="Solimine, Jaclyn V [2]" w:date="2018-04-26T12:16:00Z">
        <w:del w:id="1408" w:author="Solimine, Jaclyn V" w:date="2018-04-29T14:37:00Z">
          <w:r w:rsidRPr="006F0F61" w:rsidDel="006F0F61">
            <w:rPr>
              <w:i w:val="0"/>
              <w:iCs w:val="0"/>
              <w:sz w:val="24"/>
              <w:szCs w:val="24"/>
              <w:rPrChange w:id="1409" w:author="Solimine, Jaclyn V" w:date="2018-04-29T14:38:00Z">
                <w:rPr>
                  <w:i w:val="0"/>
                  <w:sz w:val="24"/>
                </w:rPr>
              </w:rPrChange>
            </w:rPr>
            <w:delText>X</w:delText>
          </w:r>
        </w:del>
        <w:r w:rsidRPr="006F0F61">
          <w:rPr>
            <w:i w:val="0"/>
            <w:iCs w:val="0"/>
            <w:sz w:val="24"/>
            <w:szCs w:val="24"/>
          </w:rPr>
          <w:t>:</w:t>
        </w:r>
        <w:r w:rsidRPr="00124ED1">
          <w:rPr>
            <w:i w:val="0"/>
            <w:iCs w:val="0"/>
            <w:sz w:val="24"/>
            <w:szCs w:val="24"/>
          </w:rPr>
          <w:t xml:space="preserve"> Improved Data representation after projection onto principal </w:t>
        </w:r>
        <w:r w:rsidRPr="001D0572">
          <w:rPr>
            <w:i w:val="0"/>
            <w:iCs w:val="0"/>
            <w:sz w:val="24"/>
            <w:szCs w:val="24"/>
          </w:rPr>
          <w:t>component space</w:t>
        </w:r>
      </w:ins>
    </w:p>
    <w:p w14:paraId="42006586" w14:textId="77777777" w:rsidR="00F14999" w:rsidDel="00AF02FD" w:rsidRDefault="00F14999" w:rsidP="00CD2B28">
      <w:pPr>
        <w:jc w:val="both"/>
        <w:rPr>
          <w:del w:id="1410" w:author="Solimine, Jaclyn V" w:date="2018-04-29T15:53:00Z"/>
        </w:rPr>
      </w:pPr>
    </w:p>
    <w:p w14:paraId="37D06EF7" w14:textId="77777777" w:rsidR="00AF02FD" w:rsidRDefault="00AF02FD" w:rsidP="00F14999">
      <w:pPr>
        <w:jc w:val="both"/>
        <w:rPr>
          <w:ins w:id="1411" w:author="Solimine, Jaclyn V" w:date="2018-04-29T15:53:00Z"/>
        </w:rPr>
      </w:pPr>
    </w:p>
    <w:p w14:paraId="1265B5B2" w14:textId="77777777" w:rsidR="00AF02FD" w:rsidRDefault="00AF02FD" w:rsidP="00F14999">
      <w:pPr>
        <w:jc w:val="both"/>
        <w:rPr>
          <w:ins w:id="1412" w:author="Solimine, Jaclyn V" w:date="2018-04-29T15:53:00Z"/>
        </w:rPr>
      </w:pPr>
    </w:p>
    <w:p w14:paraId="62F81C6B" w14:textId="77777777" w:rsidR="00AF02FD" w:rsidRDefault="00AF02FD" w:rsidP="00F14999">
      <w:pPr>
        <w:jc w:val="both"/>
        <w:rPr>
          <w:ins w:id="1413" w:author="Solimine, Jaclyn V" w:date="2018-04-29T15:53:00Z"/>
        </w:rPr>
      </w:pPr>
    </w:p>
    <w:p w14:paraId="63671BE5" w14:textId="77777777" w:rsidR="00AF02FD" w:rsidRDefault="00AF02FD" w:rsidP="00F14999">
      <w:pPr>
        <w:jc w:val="both"/>
        <w:rPr>
          <w:ins w:id="1414" w:author="Solimine, Jaclyn V" w:date="2018-04-29T15:53:00Z"/>
        </w:rPr>
      </w:pPr>
    </w:p>
    <w:p w14:paraId="05A61708" w14:textId="77777777" w:rsidR="00AF02FD" w:rsidRDefault="00AF02FD" w:rsidP="00F14999">
      <w:pPr>
        <w:jc w:val="both"/>
        <w:rPr>
          <w:ins w:id="1415" w:author="Solimine, Jaclyn V" w:date="2018-04-29T15:53:00Z"/>
        </w:rPr>
      </w:pPr>
    </w:p>
    <w:p w14:paraId="4FCE4487" w14:textId="77777777" w:rsidR="00AF02FD" w:rsidRDefault="00AF02FD" w:rsidP="00F14999">
      <w:pPr>
        <w:jc w:val="both"/>
        <w:rPr>
          <w:ins w:id="1416" w:author="Solimine, Jaclyn V" w:date="2018-04-29T15:53:00Z"/>
        </w:rPr>
      </w:pPr>
    </w:p>
    <w:p w14:paraId="3727D8D8" w14:textId="77777777" w:rsidR="00AF02FD" w:rsidRDefault="00AF02FD" w:rsidP="00F14999">
      <w:pPr>
        <w:jc w:val="both"/>
        <w:rPr>
          <w:ins w:id="1417" w:author="Solimine, Jaclyn V" w:date="2018-04-29T15:53:00Z"/>
        </w:rPr>
      </w:pPr>
    </w:p>
    <w:p w14:paraId="0EB69C3B" w14:textId="77777777" w:rsidR="00AF02FD" w:rsidRDefault="00AF02FD" w:rsidP="00F14999">
      <w:pPr>
        <w:jc w:val="both"/>
        <w:rPr>
          <w:ins w:id="1418" w:author="Solimine, Jaclyn V" w:date="2018-04-29T15:53:00Z"/>
        </w:rPr>
      </w:pPr>
    </w:p>
    <w:p w14:paraId="0E943B09" w14:textId="77777777" w:rsidR="00AF02FD" w:rsidRDefault="00AF02FD" w:rsidP="00F14999">
      <w:pPr>
        <w:jc w:val="both"/>
        <w:rPr>
          <w:ins w:id="1419" w:author="Solimine, Jaclyn V" w:date="2018-04-29T15:53:00Z"/>
        </w:rPr>
      </w:pPr>
    </w:p>
    <w:p w14:paraId="67A97334" w14:textId="77777777" w:rsidR="00AF02FD" w:rsidRDefault="00AF02FD" w:rsidP="00F14999">
      <w:pPr>
        <w:jc w:val="both"/>
        <w:rPr>
          <w:ins w:id="1420" w:author="Solimine, Jaclyn V" w:date="2018-04-29T15:53:00Z"/>
        </w:rPr>
      </w:pPr>
    </w:p>
    <w:p w14:paraId="6AB56ECD" w14:textId="77777777" w:rsidR="00AF02FD" w:rsidRDefault="00AF02FD" w:rsidP="00F14999">
      <w:pPr>
        <w:jc w:val="both"/>
        <w:rPr>
          <w:ins w:id="1421" w:author="Solimine, Jaclyn V" w:date="2018-04-29T15:53:00Z"/>
        </w:rPr>
      </w:pPr>
    </w:p>
    <w:p w14:paraId="4D68914D" w14:textId="77777777" w:rsidR="00AF02FD" w:rsidRDefault="00AF02FD" w:rsidP="00F14999">
      <w:pPr>
        <w:jc w:val="both"/>
        <w:rPr>
          <w:ins w:id="1422" w:author="Solimine, Jaclyn V" w:date="2018-04-29T15:53:00Z"/>
        </w:rPr>
      </w:pPr>
    </w:p>
    <w:p w14:paraId="3F9B2737" w14:textId="77777777" w:rsidR="00AF02FD" w:rsidRDefault="00AF02FD" w:rsidP="00F14999">
      <w:pPr>
        <w:jc w:val="both"/>
        <w:rPr>
          <w:ins w:id="1423" w:author="Solimine, Jaclyn V" w:date="2018-04-29T15:53:00Z"/>
        </w:rPr>
      </w:pPr>
    </w:p>
    <w:p w14:paraId="3E3C4691" w14:textId="77777777" w:rsidR="00AF02FD" w:rsidRDefault="00AF02FD" w:rsidP="00F14999">
      <w:pPr>
        <w:jc w:val="both"/>
        <w:rPr>
          <w:ins w:id="1424" w:author="Solimine, Jaclyn V" w:date="2018-04-29T15:53:00Z"/>
        </w:rPr>
      </w:pPr>
    </w:p>
    <w:p w14:paraId="296BFD7F" w14:textId="77777777" w:rsidR="00AF02FD" w:rsidRDefault="00AF02FD" w:rsidP="00F14999">
      <w:pPr>
        <w:jc w:val="both"/>
        <w:rPr>
          <w:ins w:id="1425" w:author="Solimine, Jaclyn V" w:date="2018-04-29T15:53:00Z"/>
        </w:rPr>
      </w:pPr>
    </w:p>
    <w:p w14:paraId="2EE8BC4B" w14:textId="77777777" w:rsidR="00AF02FD" w:rsidRDefault="00AF02FD" w:rsidP="00F14999">
      <w:pPr>
        <w:jc w:val="both"/>
        <w:rPr>
          <w:ins w:id="1426" w:author="Solimine, Jaclyn V" w:date="2018-04-29T15:53:00Z"/>
        </w:rPr>
      </w:pPr>
    </w:p>
    <w:p w14:paraId="318C43D7" w14:textId="77777777" w:rsidR="00AF02FD" w:rsidRDefault="00AF02FD" w:rsidP="00F14999">
      <w:pPr>
        <w:jc w:val="both"/>
        <w:rPr>
          <w:ins w:id="1427" w:author="Solimine, Jaclyn V" w:date="2018-04-29T15:53:00Z"/>
        </w:rPr>
      </w:pPr>
    </w:p>
    <w:p w14:paraId="6D136A97" w14:textId="77777777" w:rsidR="00AF02FD" w:rsidRDefault="00AF02FD" w:rsidP="00F14999">
      <w:pPr>
        <w:jc w:val="both"/>
        <w:rPr>
          <w:ins w:id="1428" w:author="Solimine, Jaclyn V" w:date="2018-04-29T15:53:00Z"/>
        </w:rPr>
      </w:pPr>
    </w:p>
    <w:p w14:paraId="1CED1ABE" w14:textId="77777777" w:rsidR="00AF02FD" w:rsidRDefault="00AF02FD" w:rsidP="00F14999">
      <w:pPr>
        <w:jc w:val="both"/>
        <w:rPr>
          <w:ins w:id="1429" w:author="Solimine, Jaclyn V" w:date="2018-04-29T15:53:00Z"/>
        </w:rPr>
      </w:pPr>
    </w:p>
    <w:p w14:paraId="4F27B67A" w14:textId="77777777" w:rsidR="00AF02FD" w:rsidRDefault="00AF02FD" w:rsidP="00F14999">
      <w:pPr>
        <w:jc w:val="both"/>
        <w:rPr>
          <w:ins w:id="1430" w:author="Solimine, Jaclyn V" w:date="2018-04-29T15:54:00Z"/>
        </w:rPr>
      </w:pPr>
    </w:p>
    <w:p w14:paraId="41903CCA" w14:textId="77777777" w:rsidR="00AF02FD" w:rsidRDefault="00AF02FD" w:rsidP="00F14999">
      <w:pPr>
        <w:jc w:val="both"/>
        <w:rPr>
          <w:ins w:id="1431" w:author="Solimine, Jaclyn V" w:date="2018-04-29T15:54:00Z"/>
        </w:rPr>
      </w:pPr>
    </w:p>
    <w:p w14:paraId="5578DC63" w14:textId="77777777" w:rsidR="00AF02FD" w:rsidRDefault="00AF02FD" w:rsidP="00F14999">
      <w:pPr>
        <w:jc w:val="both"/>
        <w:rPr>
          <w:ins w:id="1432" w:author="Solimine, Jaclyn V" w:date="2018-04-29T15:54:00Z"/>
        </w:rPr>
      </w:pPr>
    </w:p>
    <w:p w14:paraId="18AB94FD" w14:textId="77777777" w:rsidR="00AF02FD" w:rsidRDefault="00AF02FD" w:rsidP="00F14999">
      <w:pPr>
        <w:jc w:val="both"/>
        <w:rPr>
          <w:ins w:id="1433" w:author="Solimine, Jaclyn V" w:date="2018-04-29T15:54:00Z"/>
        </w:rPr>
      </w:pPr>
    </w:p>
    <w:p w14:paraId="097F6B48" w14:textId="77777777" w:rsidR="00AF02FD" w:rsidRDefault="00AF02FD" w:rsidP="00F14999">
      <w:pPr>
        <w:jc w:val="both"/>
        <w:rPr>
          <w:ins w:id="1434" w:author="Solimine, Jaclyn V" w:date="2018-04-29T15:54:00Z"/>
        </w:rPr>
      </w:pPr>
    </w:p>
    <w:p w14:paraId="78435390" w14:textId="77777777" w:rsidR="00AF02FD" w:rsidRDefault="00AF02FD" w:rsidP="00F14999">
      <w:pPr>
        <w:jc w:val="both"/>
        <w:rPr>
          <w:ins w:id="1435" w:author="Solimine, Jaclyn V" w:date="2018-04-29T15:54:00Z"/>
        </w:rPr>
      </w:pPr>
    </w:p>
    <w:p w14:paraId="49E9B42C" w14:textId="77777777" w:rsidR="00AF02FD" w:rsidRDefault="00AF02FD" w:rsidP="00F14999">
      <w:pPr>
        <w:jc w:val="both"/>
        <w:rPr>
          <w:ins w:id="1436" w:author="Solimine, Jaclyn V" w:date="2018-04-29T15:54:00Z"/>
        </w:rPr>
      </w:pPr>
    </w:p>
    <w:p w14:paraId="25B1D560" w14:textId="77777777" w:rsidR="00AF02FD" w:rsidRDefault="00AF02FD" w:rsidP="00F14999">
      <w:pPr>
        <w:jc w:val="both"/>
        <w:rPr>
          <w:ins w:id="1437" w:author="Solimine, Jaclyn V" w:date="2018-04-29T15:53:00Z"/>
          <w:b/>
        </w:rPr>
      </w:pPr>
    </w:p>
    <w:p w14:paraId="16EBCCC8" w14:textId="44C137D6" w:rsidR="00CD2B28" w:rsidRDefault="00CD2B28" w:rsidP="00CD2B28">
      <w:pPr>
        <w:jc w:val="both"/>
        <w:rPr>
          <w:del w:id="1438" w:author="Solimine, Jaclyn V [2]" w:date="2018-04-23T11:58:00Z"/>
        </w:rPr>
      </w:pPr>
    </w:p>
    <w:p w14:paraId="6F1BD82A" w14:textId="77777777" w:rsidR="00CD2B28" w:rsidRDefault="00CD2B28" w:rsidP="00CD2B28">
      <w:pPr>
        <w:jc w:val="both"/>
        <w:rPr>
          <w:del w:id="1439" w:author="Solimine, Jaclyn V [2]" w:date="2018-04-23T11:58:00Z"/>
        </w:rPr>
      </w:pPr>
    </w:p>
    <w:p w14:paraId="74973605" w14:textId="77777777" w:rsidR="00F5594F" w:rsidRDefault="00F5594F" w:rsidP="00CD2B28">
      <w:pPr>
        <w:jc w:val="both"/>
        <w:rPr>
          <w:del w:id="1440" w:author="Solimine, Jaclyn V [2]" w:date="2018-04-23T11:58:00Z"/>
          <w:b/>
        </w:rPr>
      </w:pPr>
    </w:p>
    <w:p w14:paraId="68005241" w14:textId="77777777" w:rsidR="00F5594F" w:rsidRDefault="00F5594F" w:rsidP="00CD2B28">
      <w:pPr>
        <w:jc w:val="both"/>
        <w:rPr>
          <w:del w:id="1441" w:author="Solimine, Jaclyn V [2]" w:date="2018-04-23T11:58:00Z"/>
          <w:b/>
        </w:rPr>
      </w:pPr>
    </w:p>
    <w:p w14:paraId="6F606BF1" w14:textId="77777777" w:rsidR="00F5594F" w:rsidRDefault="00F5594F" w:rsidP="00CD2B28">
      <w:pPr>
        <w:jc w:val="both"/>
        <w:rPr>
          <w:del w:id="1442" w:author="Solimine, Jaclyn V [2]" w:date="2018-04-23T11:58:00Z"/>
          <w:b/>
        </w:rPr>
      </w:pPr>
    </w:p>
    <w:p w14:paraId="6119DEB5" w14:textId="5FFC411A" w:rsidR="00F5594F" w:rsidDel="00F14999" w:rsidRDefault="00F5594F" w:rsidP="00CD2B28">
      <w:pPr>
        <w:jc w:val="both"/>
        <w:rPr>
          <w:del w:id="1443" w:author="Solimine, Jaclyn V [2]" w:date="2018-04-26T12:16:00Z"/>
          <w:b/>
        </w:rPr>
      </w:pPr>
    </w:p>
    <w:p w14:paraId="38819DCC" w14:textId="6B5A7D8D" w:rsidR="00F5594F" w:rsidRPr="00F14999" w:rsidDel="00F14999" w:rsidRDefault="00A238AE">
      <w:pPr>
        <w:keepNext/>
        <w:jc w:val="both"/>
        <w:rPr>
          <w:del w:id="1444" w:author="Solimine, Jaclyn V [2]" w:date="2018-04-26T12:16:00Z"/>
          <w:rPrChange w:id="1445" w:author="Solimine, Jaclyn V [2]" w:date="2018-04-26T12:16:00Z">
            <w:rPr>
              <w:del w:id="1446" w:author="Solimine, Jaclyn V [2]" w:date="2018-04-26T12:16:00Z"/>
              <w:b/>
            </w:rPr>
          </w:rPrChange>
        </w:rPr>
        <w:pPrChange w:id="1447" w:author="Solimine, Jaclyn V [2]" w:date="2018-04-26T12:16:00Z">
          <w:pPr>
            <w:jc w:val="both"/>
          </w:pPr>
        </w:pPrChange>
      </w:pPr>
      <w:ins w:id="1448" w:author="Solimine, Jaclyn V" w:date="2018-04-22T13:49:00Z">
        <w:del w:id="1449" w:author="Solimine, Jaclyn V [2]" w:date="2018-04-26T12:15:00Z">
          <w:r w:rsidDel="00F14999">
            <w:rPr>
              <w:noProof/>
            </w:rPr>
            <mc:AlternateContent>
              <mc:Choice Requires="wpg">
                <w:drawing>
                  <wp:inline distT="0" distB="0" distL="0" distR="0" wp14:anchorId="26647E4F" wp14:editId="455A8F75">
                    <wp:extent cx="5943600" cy="2940941"/>
                    <wp:effectExtent l="0" t="0" r="0" b="0"/>
                    <wp:docPr id="35" name="Group 35"/>
                    <wp:cNvGraphicFramePr/>
                    <a:graphic xmlns:a="http://schemas.openxmlformats.org/drawingml/2006/main">
                      <a:graphicData uri="http://schemas.microsoft.com/office/word/2010/wordprocessingGroup">
                        <wpg:wgp>
                          <wpg:cNvGrpSpPr/>
                          <wpg:grpSpPr>
                            <a:xfrm>
                              <a:off x="0" y="0"/>
                              <a:ext cx="5943600" cy="2940941"/>
                              <a:chOff x="0" y="215694"/>
                              <a:chExt cx="6665947" cy="3298190"/>
                            </a:xfrm>
                          </wpg:grpSpPr>
                          <pic:pic xmlns:pic="http://schemas.openxmlformats.org/drawingml/2006/picture">
                            <pic:nvPicPr>
                              <pic:cNvPr id="36" name="Picture 5"/>
                              <pic:cNvPicPr>
                                <a:picLocks noChangeAspect="1"/>
                              </pic:cNvPicPr>
                            </pic:nvPicPr>
                            <pic:blipFill rotWithShape="1">
                              <a:blip r:embed="rId35"/>
                              <a:srcRect r="5521"/>
                              <a:stretch/>
                            </pic:blipFill>
                            <pic:spPr bwMode="auto">
                              <a:xfrm>
                                <a:off x="0" y="345989"/>
                                <a:ext cx="3200400" cy="29508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7" name="Picture 3"/>
                              <pic:cNvPicPr>
                                <a:picLocks noChangeAspect="1"/>
                              </pic:cNvPicPr>
                            </pic:nvPicPr>
                            <pic:blipFill rotWithShape="1">
                              <a:blip r:embed="rId36"/>
                              <a:srcRect l="29619" r="26894"/>
                              <a:stretch/>
                            </pic:blipFill>
                            <pic:spPr bwMode="auto">
                              <a:xfrm>
                                <a:off x="3313782" y="215694"/>
                                <a:ext cx="3352165" cy="3298190"/>
                              </a:xfrm>
                              <a:prstGeom prst="rect">
                                <a:avLst/>
                              </a:prstGeom>
                              <a:ln>
                                <a:noFill/>
                              </a:ln>
                              <a:extLst>
                                <a:ext uri="{53640926-AAD7-44D8-BBD7-CCE9431645EC}">
                                  <a14:shadowObscured xmlns:a14="http://schemas.microsoft.com/office/drawing/2010/main"/>
                                </a:ext>
                              </a:extLst>
                            </pic:spPr>
                          </pic:pic>
                        </wpg:wgp>
                      </a:graphicData>
                    </a:graphic>
                  </wp:inline>
                </w:drawing>
              </mc:Choice>
              <mc:Fallback xmlns:a14="http://schemas.microsoft.com/office/drawing/2010/main" xmlns:pic="http://schemas.openxmlformats.org/drawingml/2006/picture" xmlns:a="http://schemas.openxmlformats.org/drawingml/2006/main" xmlns:mv="urn:schemas-microsoft-com:mac:vml" xmlns:mo="http://schemas.microsoft.com/office/mac/office/2008/main">
                <w:pict w14:anchorId="0A414813">
                  <v:group id="Group 35" style="width:468pt;height:231.55pt;mso-position-horizontal-relative:char;mso-position-vertical-relative:line" coordsize="66659,32981" coordorigin=",2156" o:spid="_x0000_s1026" w14:anchorId="119008A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">
                    <v:shape id="Picture 5" style="position:absolute;top:3459;width:32004;height:29509;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">
                      <v:imagedata cropright="3618f" o:title="" r:id="rId37"/>
                      <v:path arrowok="t"/>
                    </v:shape>
                    <v:shape id="Picture 3" style="position:absolute;left:33137;top:2156;width:33522;height:32982;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">
                      <v:imagedata cropleft="19411f" cropright="17625f" o:title="" r:id="rId38"/>
                      <v:path arrowok="t"/>
                    </v:shape>
                    <w10:anchorlock/>
                  </v:group>
                </w:pict>
              </mc:Fallback>
            </mc:AlternateContent>
          </w:r>
        </w:del>
      </w:ins>
    </w:p>
    <w:p w14:paraId="5F8F5EFE" w14:textId="77777777" w:rsidR="00F5594F" w:rsidDel="00F14999" w:rsidRDefault="00F5594F" w:rsidP="00CD2B28">
      <w:pPr>
        <w:jc w:val="both"/>
        <w:rPr>
          <w:del w:id="1450" w:author="Solimine, Jaclyn V [2]" w:date="2018-04-26T12:16:00Z"/>
          <w:b/>
        </w:rPr>
      </w:pPr>
    </w:p>
    <w:p w14:paraId="1A3C25D8" w14:textId="77777777" w:rsidR="00F5594F" w:rsidDel="00F14999" w:rsidRDefault="00F5594F" w:rsidP="00CD2B28">
      <w:pPr>
        <w:jc w:val="both"/>
        <w:rPr>
          <w:del w:id="1451" w:author="Solimine, Jaclyn V [2]" w:date="2018-04-26T12:16:00Z"/>
          <w:b/>
        </w:rPr>
      </w:pPr>
    </w:p>
    <w:p w14:paraId="108494B5" w14:textId="77777777" w:rsidR="00F5594F" w:rsidDel="00A238AE" w:rsidRDefault="00F5594F" w:rsidP="00CD2B28">
      <w:pPr>
        <w:jc w:val="both"/>
        <w:rPr>
          <w:del w:id="1452" w:author="Solimine, Jaclyn V" w:date="2018-04-22T13:50:00Z"/>
          <w:b/>
        </w:rPr>
      </w:pPr>
    </w:p>
    <w:p w14:paraId="494990EF" w14:textId="77777777" w:rsidR="00F5594F" w:rsidDel="00A238AE" w:rsidRDefault="00F5594F" w:rsidP="00CD2B28">
      <w:pPr>
        <w:jc w:val="both"/>
        <w:rPr>
          <w:del w:id="1453" w:author="Solimine, Jaclyn V" w:date="2018-04-22T13:50:00Z"/>
          <w:b/>
        </w:rPr>
      </w:pPr>
    </w:p>
    <w:p w14:paraId="264A0EF8" w14:textId="77777777" w:rsidR="00F5594F" w:rsidDel="00A238AE" w:rsidRDefault="00F5594F" w:rsidP="00CD2B28">
      <w:pPr>
        <w:jc w:val="both"/>
        <w:rPr>
          <w:del w:id="1454" w:author="Solimine, Jaclyn V" w:date="2018-04-22T13:50:00Z"/>
          <w:b/>
        </w:rPr>
      </w:pPr>
    </w:p>
    <w:p w14:paraId="022D1A63" w14:textId="77777777" w:rsidR="00F5594F" w:rsidDel="00A238AE" w:rsidRDefault="00F5594F" w:rsidP="00CD2B28">
      <w:pPr>
        <w:jc w:val="both"/>
        <w:rPr>
          <w:del w:id="1455" w:author="Solimine, Jaclyn V" w:date="2018-04-22T13:50:00Z"/>
          <w:b/>
        </w:rPr>
      </w:pPr>
    </w:p>
    <w:p w14:paraId="1759F6B9" w14:textId="77777777" w:rsidR="00F5594F" w:rsidDel="00A238AE" w:rsidRDefault="00F5594F" w:rsidP="00CD2B28">
      <w:pPr>
        <w:jc w:val="both"/>
        <w:rPr>
          <w:del w:id="1456" w:author="Solimine, Jaclyn V" w:date="2018-04-22T13:50:00Z"/>
          <w:b/>
        </w:rPr>
      </w:pPr>
    </w:p>
    <w:p w14:paraId="715AD7DF" w14:textId="77777777" w:rsidR="00F5594F" w:rsidDel="00A238AE" w:rsidRDefault="00F5594F" w:rsidP="00CD2B28">
      <w:pPr>
        <w:jc w:val="both"/>
        <w:rPr>
          <w:del w:id="1457" w:author="Solimine, Jaclyn V" w:date="2018-04-22T13:50:00Z"/>
          <w:b/>
        </w:rPr>
      </w:pPr>
    </w:p>
    <w:p w14:paraId="45186D7D" w14:textId="77777777" w:rsidR="00F5594F" w:rsidDel="00A238AE" w:rsidRDefault="00F5594F" w:rsidP="00CD2B28">
      <w:pPr>
        <w:jc w:val="both"/>
        <w:rPr>
          <w:del w:id="1458" w:author="Solimine, Jaclyn V" w:date="2018-04-22T13:50:00Z"/>
          <w:b/>
        </w:rPr>
      </w:pPr>
    </w:p>
    <w:p w14:paraId="552D2867" w14:textId="77777777" w:rsidR="00F5594F" w:rsidDel="00A238AE" w:rsidRDefault="00F5594F" w:rsidP="00CD2B28">
      <w:pPr>
        <w:jc w:val="both"/>
        <w:rPr>
          <w:del w:id="1459" w:author="Solimine, Jaclyn V" w:date="2018-04-22T13:50:00Z"/>
          <w:b/>
        </w:rPr>
      </w:pPr>
    </w:p>
    <w:p w14:paraId="4073E902" w14:textId="77777777" w:rsidR="00F5594F" w:rsidDel="00A238AE" w:rsidRDefault="00F5594F" w:rsidP="00CD2B28">
      <w:pPr>
        <w:jc w:val="both"/>
        <w:rPr>
          <w:del w:id="1460" w:author="Solimine, Jaclyn V" w:date="2018-04-22T13:50:00Z"/>
          <w:b/>
        </w:rPr>
      </w:pPr>
    </w:p>
    <w:p w14:paraId="39BED9A7" w14:textId="77777777" w:rsidR="00F5594F" w:rsidDel="00A238AE" w:rsidRDefault="00F5594F" w:rsidP="00CD2B28">
      <w:pPr>
        <w:jc w:val="both"/>
        <w:rPr>
          <w:del w:id="1461" w:author="Solimine, Jaclyn V" w:date="2018-04-22T13:50:00Z"/>
          <w:b/>
        </w:rPr>
      </w:pPr>
    </w:p>
    <w:p w14:paraId="024FE16F" w14:textId="77777777" w:rsidR="002B5752" w:rsidDel="00A238AE" w:rsidRDefault="002B5752" w:rsidP="00CD2B28">
      <w:pPr>
        <w:jc w:val="both"/>
        <w:rPr>
          <w:del w:id="1462" w:author="Solimine, Jaclyn V" w:date="2018-04-22T13:50:00Z"/>
          <w:b/>
        </w:rPr>
      </w:pPr>
    </w:p>
    <w:p w14:paraId="3AD1322B" w14:textId="77777777" w:rsidR="00F5594F" w:rsidDel="00A238AE" w:rsidRDefault="00F5594F" w:rsidP="00CD2B28">
      <w:pPr>
        <w:jc w:val="both"/>
        <w:rPr>
          <w:del w:id="1463" w:author="Solimine, Jaclyn V" w:date="2018-04-22T13:50:00Z"/>
          <w:b/>
        </w:rPr>
      </w:pPr>
    </w:p>
    <w:p w14:paraId="5946E36B" w14:textId="1A40B65A" w:rsidR="009445CC" w:rsidRPr="00CD2B28" w:rsidRDefault="00CD2B28" w:rsidP="00CD2B28">
      <w:pPr>
        <w:jc w:val="both"/>
      </w:pPr>
      <w:r w:rsidRPr="00124ED1">
        <w:rPr>
          <w:b/>
          <w:bCs/>
        </w:rPr>
        <w:t>4.3</w:t>
      </w:r>
      <w:r w:rsidRPr="02676EF7">
        <w:t xml:space="preserve"> </w:t>
      </w:r>
      <w:r w:rsidR="009445CC" w:rsidRPr="00124ED1">
        <w:rPr>
          <w:b/>
          <w:bCs/>
        </w:rPr>
        <w:t>SVM Results</w:t>
      </w:r>
    </w:p>
    <w:p w14:paraId="210FCB8B" w14:textId="77777777" w:rsidR="00F5594F" w:rsidRDefault="00F5594F" w:rsidP="00EC6143">
      <w:pPr>
        <w:pStyle w:val="ListParagraph"/>
        <w:ind w:left="360"/>
        <w:jc w:val="both"/>
        <w:rPr>
          <w:b/>
        </w:rPr>
      </w:pPr>
    </w:p>
    <w:p w14:paraId="73F091B2" w14:textId="0D0FC92A" w:rsidR="00F5594F" w:rsidRDefault="00A238AE" w:rsidP="00F5594F">
      <w:pPr>
        <w:pStyle w:val="ListParagraph"/>
        <w:ind w:left="360"/>
      </w:pPr>
      <w:ins w:id="1464" w:author="Solimine, Jaclyn V" w:date="2018-04-22T13:50:00Z">
        <w:r>
          <w:t>T</w:t>
        </w:r>
      </w:ins>
      <w:del w:id="1465" w:author="Solimine, Jaclyn V" w:date="2018-04-22T13:50:00Z">
        <w:r w:rsidR="00F5594F" w:rsidDel="00A238AE">
          <w:delText>Overall, t</w:delText>
        </w:r>
      </w:del>
      <w:r w:rsidR="00F5594F">
        <w:t xml:space="preserve">he performance of three different kernel types was tested on each of the five cases, with and without the application of PCA. The </w:t>
      </w:r>
      <w:ins w:id="1466" w:author="Solimine, Jaclyn V" w:date="2018-04-22T13:50:00Z">
        <w:r>
          <w:t xml:space="preserve">percent accuracy </w:t>
        </w:r>
      </w:ins>
      <w:del w:id="1467" w:author="Solimine, Jaclyn V" w:date="2018-04-22T13:50:00Z">
        <w:r w:rsidR="00F5594F" w:rsidDel="00A238AE">
          <w:delText xml:space="preserve">classification errors </w:delText>
        </w:r>
      </w:del>
      <w:r w:rsidR="00F5594F">
        <w:t xml:space="preserve">for each scenario </w:t>
      </w:r>
      <w:ins w:id="1468" w:author="Solimine, Jaclyn V" w:date="2018-04-22T13:50:00Z">
        <w:r>
          <w:t>is</w:t>
        </w:r>
      </w:ins>
      <w:del w:id="1469" w:author="Solimine, Jaclyn V" w:date="2018-04-22T13:50:00Z">
        <w:r w:rsidR="00F5594F" w:rsidDel="00A238AE">
          <w:delText>are</w:delText>
        </w:r>
      </w:del>
      <w:r w:rsidR="00F5594F">
        <w:t xml:space="preserve"> listed in </w:t>
      </w:r>
      <w:r w:rsidR="00F5594F" w:rsidRPr="006F0F61">
        <w:t xml:space="preserve">Table </w:t>
      </w:r>
      <w:ins w:id="1470" w:author="Solimine, Jaclyn V" w:date="2018-04-29T14:38:00Z">
        <w:r w:rsidR="006F0F61" w:rsidRPr="006F0F61">
          <w:rPr>
            <w:rPrChange w:id="1471" w:author="Solimine, Jaclyn V" w:date="2018-04-29T14:38:00Z">
              <w:rPr>
                <w:highlight w:val="yellow"/>
              </w:rPr>
            </w:rPrChange>
          </w:rPr>
          <w:t>5</w:t>
        </w:r>
      </w:ins>
      <w:del w:id="1472" w:author="Solimine, Jaclyn V" w:date="2018-04-29T14:38:00Z">
        <w:r w:rsidR="00F5594F" w:rsidRPr="006F0F61" w:rsidDel="006F0F61">
          <w:delText>X</w:delText>
        </w:r>
      </w:del>
      <w:r w:rsidR="00F5594F" w:rsidRPr="006F0F61">
        <w:t>.</w:t>
      </w:r>
      <w:r w:rsidR="00F5594F">
        <w:t xml:space="preserve"> </w:t>
      </w:r>
    </w:p>
    <w:p w14:paraId="2D481465" w14:textId="77777777" w:rsidR="00F5594F" w:rsidRPr="00F14999" w:rsidRDefault="00F5594F">
      <w:pPr>
        <w:pStyle w:val="ListParagraph"/>
        <w:ind w:left="360"/>
        <w:jc w:val="center"/>
        <w:rPr>
          <w:sz w:val="36"/>
          <w:rPrChange w:id="1473" w:author="Solimine, Jaclyn V [2]" w:date="2018-04-26T12:17:00Z">
            <w:rPr/>
          </w:rPrChange>
        </w:rPr>
        <w:pPrChange w:id="1474" w:author="Solimine, Jaclyn V [2]" w:date="2018-04-26T12:17:00Z">
          <w:pPr>
            <w:pStyle w:val="ListParagraph"/>
            <w:ind w:left="360"/>
          </w:pPr>
        </w:pPrChange>
      </w:pPr>
    </w:p>
    <w:p w14:paraId="3D302DBD" w14:textId="464A1944" w:rsidR="00F14999" w:rsidRPr="00124ED1" w:rsidRDefault="00F14999">
      <w:pPr>
        <w:pStyle w:val="Caption"/>
        <w:keepNext/>
        <w:jc w:val="center"/>
        <w:rPr>
          <w:ins w:id="1475" w:author="Solimine, Jaclyn V [2]" w:date="2018-04-26T12:17:00Z"/>
        </w:rPr>
        <w:pPrChange w:id="1476" w:author="Solimine, Jaclyn V [2]" w:date="2018-04-26T12:17:00Z">
          <w:pPr/>
        </w:pPrChange>
      </w:pPr>
      <w:ins w:id="1477" w:author="Solimine, Jaclyn V [2]" w:date="2018-04-26T12:17:00Z">
        <w:r w:rsidRPr="006F0F61">
          <w:rPr>
            <w:i w:val="0"/>
            <w:iCs w:val="0"/>
            <w:sz w:val="24"/>
            <w:szCs w:val="24"/>
            <w:rPrChange w:id="1478" w:author="Solimine, Jaclyn V" w:date="2018-04-29T14:38:00Z">
              <w:rPr/>
            </w:rPrChange>
          </w:rPr>
          <w:t>Table</w:t>
        </w:r>
      </w:ins>
      <w:ins w:id="1479" w:author="Solimine, Jaclyn V" w:date="2018-04-29T14:38:00Z">
        <w:r w:rsidR="006F0F61">
          <w:rPr>
            <w:i w:val="0"/>
            <w:iCs w:val="0"/>
            <w:sz w:val="24"/>
            <w:szCs w:val="24"/>
          </w:rPr>
          <w:t xml:space="preserve"> 5</w:t>
        </w:r>
      </w:ins>
      <w:ins w:id="1480" w:author="Solimine, Jaclyn V [2]" w:date="2018-04-26T12:17:00Z">
        <w:r w:rsidRPr="006F0F61">
          <w:rPr>
            <w:i w:val="0"/>
            <w:iCs w:val="0"/>
            <w:sz w:val="24"/>
            <w:szCs w:val="24"/>
            <w:rPrChange w:id="1481" w:author="Solimine, Jaclyn V" w:date="2018-04-29T14:38:00Z">
              <w:rPr/>
            </w:rPrChange>
          </w:rPr>
          <w:t xml:space="preserve"> </w:t>
        </w:r>
        <w:del w:id="1482" w:author="Solimine, Jaclyn V" w:date="2018-04-29T14:38:00Z">
          <w:r w:rsidRPr="006F0F61" w:rsidDel="006F0F61">
            <w:rPr>
              <w:rPrChange w:id="1483" w:author="Solimine, Jaclyn V" w:date="2018-04-29T14:38:00Z">
                <w:rPr/>
              </w:rPrChange>
            </w:rPr>
            <w:fldChar w:fldCharType="begin"/>
          </w:r>
          <w:r w:rsidRPr="006F0F61" w:rsidDel="006F0F61">
            <w:rPr>
              <w:i w:val="0"/>
              <w:sz w:val="24"/>
              <w:rPrChange w:id="1484" w:author="Solimine, Jaclyn V" w:date="2018-04-29T14:38:00Z">
                <w:rPr/>
              </w:rPrChange>
            </w:rPr>
            <w:delInstrText xml:space="preserve"> SEQ Table \* ARABIC </w:delInstrText>
          </w:r>
        </w:del>
      </w:ins>
      <w:del w:id="1485" w:author="Solimine, Jaclyn V" w:date="2018-04-29T14:38:00Z">
        <w:r w:rsidRPr="006F0F61" w:rsidDel="006F0F61">
          <w:rPr>
            <w:i w:val="0"/>
            <w:sz w:val="24"/>
            <w:rPrChange w:id="1486" w:author="Solimine, Jaclyn V" w:date="2018-04-29T14:38:00Z">
              <w:rPr/>
            </w:rPrChange>
          </w:rPr>
          <w:fldChar w:fldCharType="separate"/>
        </w:r>
      </w:del>
      <w:ins w:id="1487" w:author="Solimine, Jaclyn V [2]" w:date="2018-04-26T13:03:00Z">
        <w:del w:id="1488" w:author="Solimine, Jaclyn V" w:date="2018-04-29T14:38:00Z">
          <w:r w:rsidR="003079B2" w:rsidRPr="006F0F61" w:rsidDel="006F0F61">
            <w:rPr>
              <w:i w:val="0"/>
              <w:iCs w:val="0"/>
              <w:noProof/>
              <w:sz w:val="24"/>
              <w:szCs w:val="24"/>
              <w:rPrChange w:id="1489" w:author="Solimine, Jaclyn V" w:date="2018-04-29T14:38:00Z">
                <w:rPr>
                  <w:i/>
                  <w:noProof/>
                </w:rPr>
              </w:rPrChange>
            </w:rPr>
            <w:delText>4</w:delText>
          </w:r>
        </w:del>
      </w:ins>
      <w:ins w:id="1490" w:author="Solimine, Jaclyn V [2]" w:date="2018-04-26T12:17:00Z">
        <w:del w:id="1491" w:author="Solimine, Jaclyn V" w:date="2018-04-29T14:38:00Z">
          <w:r w:rsidRPr="006F0F61" w:rsidDel="006F0F61">
            <w:rPr>
              <w:rPrChange w:id="1492" w:author="Solimine, Jaclyn V" w:date="2018-04-29T14:38:00Z">
                <w:rPr/>
              </w:rPrChange>
            </w:rPr>
            <w:fldChar w:fldCharType="end"/>
          </w:r>
        </w:del>
        <w:r w:rsidRPr="006F0F61">
          <w:rPr>
            <w:i w:val="0"/>
            <w:iCs w:val="0"/>
            <w:sz w:val="24"/>
            <w:szCs w:val="24"/>
            <w:rPrChange w:id="1493" w:author="Solimine, Jaclyn V" w:date="2018-04-29T14:38:00Z">
              <w:rPr/>
            </w:rPrChange>
          </w:rPr>
          <w:t>:</w:t>
        </w:r>
        <w:r w:rsidRPr="75D2AEB5">
          <w:rPr>
            <w:i w:val="0"/>
            <w:iCs w:val="0"/>
            <w:sz w:val="24"/>
            <w:szCs w:val="24"/>
            <w:rPrChange w:id="1494" w:author="Buthelo, AaronRaymond" w:date="2018-04-28T20:57:00Z">
              <w:rPr/>
            </w:rPrChange>
          </w:rPr>
          <w:t xml:space="preserve"> SVM accuracy results</w:t>
        </w:r>
      </w:ins>
    </w:p>
    <w:tbl>
      <w:tblPr>
        <w:tblStyle w:val="TableGrid"/>
        <w:tblpPr w:leftFromText="180" w:rightFromText="180" w:vertAnchor="text" w:horzAnchor="page" w:tblpXSpec="center" w:tblpY="70"/>
        <w:tblW w:w="9350" w:type="dxa"/>
        <w:tblLook w:val="04A0" w:firstRow="1" w:lastRow="0" w:firstColumn="1" w:lastColumn="0" w:noHBand="0" w:noVBand="1"/>
        <w:tblPrChange w:id="1495" w:author="Buthelo, AaronRaymond" w:date="2018-04-28T21:03:00Z">
          <w:tblPr>
            <w:tblStyle w:val="TableGrid"/>
            <w:tblpPr w:leftFromText="180" w:rightFromText="180" w:vertAnchor="text" w:horzAnchor="page" w:tblpXSpec="center" w:tblpY="70"/>
            <w:tblW w:w="9350" w:type="dxa"/>
            <w:tblLook w:val="04A0" w:firstRow="1" w:lastRow="0" w:firstColumn="1" w:lastColumn="0" w:noHBand="0" w:noVBand="1"/>
          </w:tblPr>
        </w:tblPrChange>
      </w:tblPr>
      <w:tblGrid>
        <w:gridCol w:w="1599"/>
        <w:gridCol w:w="1639"/>
        <w:gridCol w:w="3056"/>
        <w:gridCol w:w="3056"/>
        <w:tblGridChange w:id="1496">
          <w:tblGrid>
            <w:gridCol w:w="1599"/>
            <w:gridCol w:w="1639"/>
            <w:gridCol w:w="3056"/>
            <w:gridCol w:w="3056"/>
          </w:tblGrid>
        </w:tblGridChange>
      </w:tblGrid>
      <w:tr w:rsidR="00F5594F" w14:paraId="2B3A25ED" w14:textId="77777777" w:rsidTr="02676EF7">
        <w:trPr>
          <w:trHeight w:val="342"/>
        </w:trPr>
        <w:tc>
          <w:tcPr>
            <w:tcW w:w="1599" w:type="dxa"/>
            <w:shd w:val="clear" w:color="auto" w:fill="D9D9D9" w:themeFill="background1" w:themeFillShade="D9"/>
            <w:vAlign w:val="center"/>
            <w:tcPrChange w:id="1497" w:author="Buthelo, AaronRaymond" w:date="2018-04-28T21:03:00Z">
              <w:tcPr>
                <w:tcW w:w="1599" w:type="dxa"/>
                <w:shd w:val="clear" w:color="auto" w:fill="D9D9D9" w:themeFill="background1" w:themeFillShade="D9"/>
              </w:tcPr>
            </w:tcPrChange>
          </w:tcPr>
          <w:p w14:paraId="624C91A2" w14:textId="788E63FC" w:rsidR="00F5594F" w:rsidRPr="008704AB" w:rsidRDefault="00F5594F">
            <w:pPr>
              <w:jc w:val="center"/>
              <w:rPr>
                <w:b/>
                <w:bCs/>
                <w:rPrChange w:id="1498" w:author="Buthelo, AaronRaymond" w:date="2018-04-28T20:57:00Z">
                  <w:rPr/>
                </w:rPrChange>
              </w:rPr>
            </w:pPr>
            <w:r w:rsidRPr="00124ED1">
              <w:rPr>
                <w:b/>
                <w:bCs/>
              </w:rPr>
              <w:t>PCA?</w:t>
            </w:r>
          </w:p>
        </w:tc>
        <w:tc>
          <w:tcPr>
            <w:tcW w:w="1639" w:type="dxa"/>
            <w:shd w:val="clear" w:color="auto" w:fill="D9D9D9" w:themeFill="background1" w:themeFillShade="D9"/>
            <w:vAlign w:val="center"/>
            <w:tcPrChange w:id="1499" w:author="Buthelo, AaronRaymond" w:date="2018-04-28T21:03:00Z">
              <w:tcPr>
                <w:tcW w:w="1639" w:type="dxa"/>
                <w:shd w:val="clear" w:color="auto" w:fill="D9D9D9" w:themeFill="background1" w:themeFillShade="D9"/>
              </w:tcPr>
            </w:tcPrChange>
          </w:tcPr>
          <w:p w14:paraId="4143378A" w14:textId="3CF6C767" w:rsidR="00F5594F" w:rsidRPr="008704AB" w:rsidRDefault="00F5594F">
            <w:pPr>
              <w:jc w:val="center"/>
              <w:rPr>
                <w:b/>
                <w:bCs/>
                <w:rPrChange w:id="1500" w:author="Buthelo, AaronRaymond" w:date="2018-04-28T20:57:00Z">
                  <w:rPr/>
                </w:rPrChange>
              </w:rPr>
            </w:pPr>
            <w:r w:rsidRPr="00124ED1">
              <w:rPr>
                <w:b/>
                <w:bCs/>
              </w:rPr>
              <w:t>Case Number</w:t>
            </w:r>
          </w:p>
        </w:tc>
        <w:tc>
          <w:tcPr>
            <w:tcW w:w="3056" w:type="dxa"/>
            <w:shd w:val="clear" w:color="auto" w:fill="D9D9D9" w:themeFill="background1" w:themeFillShade="D9"/>
            <w:vAlign w:val="center"/>
            <w:tcPrChange w:id="1501" w:author="Buthelo, AaronRaymond" w:date="2018-04-28T21:03:00Z">
              <w:tcPr>
                <w:tcW w:w="3056" w:type="dxa"/>
                <w:shd w:val="clear" w:color="auto" w:fill="D9D9D9" w:themeFill="background1" w:themeFillShade="D9"/>
              </w:tcPr>
            </w:tcPrChange>
          </w:tcPr>
          <w:p w14:paraId="4AB68299" w14:textId="2DF914FC" w:rsidR="00F5594F" w:rsidRPr="008704AB" w:rsidRDefault="00F5594F">
            <w:pPr>
              <w:jc w:val="center"/>
              <w:rPr>
                <w:b/>
                <w:bCs/>
                <w:rPrChange w:id="1502" w:author="Buthelo, AaronRaymond" w:date="2018-04-28T20:57:00Z">
                  <w:rPr/>
                </w:rPrChange>
              </w:rPr>
            </w:pPr>
            <w:r w:rsidRPr="00124ED1">
              <w:rPr>
                <w:b/>
                <w:bCs/>
              </w:rPr>
              <w:t xml:space="preserve">Kernel Used </w:t>
            </w:r>
          </w:p>
        </w:tc>
        <w:tc>
          <w:tcPr>
            <w:tcW w:w="3056" w:type="dxa"/>
            <w:shd w:val="clear" w:color="auto" w:fill="D9D9D9" w:themeFill="background1" w:themeFillShade="D9"/>
            <w:vAlign w:val="center"/>
            <w:tcPrChange w:id="1503" w:author="Buthelo, AaronRaymond" w:date="2018-04-28T21:03:00Z">
              <w:tcPr>
                <w:tcW w:w="3056" w:type="dxa"/>
                <w:shd w:val="clear" w:color="auto" w:fill="D9D9D9" w:themeFill="background1" w:themeFillShade="D9"/>
              </w:tcPr>
            </w:tcPrChange>
          </w:tcPr>
          <w:p w14:paraId="56BCFCC6" w14:textId="4FEB69E7" w:rsidR="00F5594F" w:rsidRPr="008704AB" w:rsidRDefault="00F5594F">
            <w:pPr>
              <w:jc w:val="center"/>
              <w:rPr>
                <w:b/>
                <w:bCs/>
                <w:rPrChange w:id="1504" w:author="Buthelo, AaronRaymond" w:date="2018-04-28T20:57:00Z">
                  <w:rPr/>
                </w:rPrChange>
              </w:rPr>
            </w:pPr>
            <w:r w:rsidRPr="00124ED1">
              <w:rPr>
                <w:b/>
                <w:bCs/>
              </w:rPr>
              <w:t>Accuracy</w:t>
            </w:r>
          </w:p>
        </w:tc>
      </w:tr>
      <w:tr w:rsidR="00F5594F" w14:paraId="520B2188" w14:textId="77777777" w:rsidTr="02676EF7">
        <w:trPr>
          <w:trHeight w:val="340"/>
          <w:trPrChange w:id="1505" w:author="Buthelo, AaronRaymond" w:date="2018-04-28T21:03:00Z">
            <w:trPr>
              <w:trHeight w:val="340"/>
            </w:trPr>
          </w:trPrChange>
        </w:trPr>
        <w:tc>
          <w:tcPr>
            <w:tcW w:w="1599" w:type="dxa"/>
            <w:vMerge w:val="restart"/>
            <w:vAlign w:val="center"/>
            <w:tcPrChange w:id="1506" w:author="Buthelo, AaronRaymond" w:date="2018-04-28T21:03:00Z">
              <w:tcPr>
                <w:tcW w:w="1599" w:type="dxa"/>
                <w:vMerge w:val="restart"/>
                <w:vAlign w:val="center"/>
              </w:tcPr>
            </w:tcPrChange>
          </w:tcPr>
          <w:p w14:paraId="61073485" w14:textId="516A49A8" w:rsidR="00F5594F" w:rsidRDefault="00F5594F" w:rsidP="00F5594F">
            <w:pPr>
              <w:jc w:val="center"/>
            </w:pPr>
            <w:r>
              <w:t>No PCA</w:t>
            </w:r>
          </w:p>
        </w:tc>
        <w:tc>
          <w:tcPr>
            <w:tcW w:w="1639" w:type="dxa"/>
            <w:vMerge w:val="restart"/>
            <w:shd w:val="clear" w:color="auto" w:fill="D9E2F3" w:themeFill="accent1" w:themeFillTint="33"/>
            <w:vAlign w:val="center"/>
            <w:tcPrChange w:id="1507" w:author="Buthelo, AaronRaymond" w:date="2018-04-28T21:03:00Z">
              <w:tcPr>
                <w:tcW w:w="1639" w:type="dxa"/>
                <w:vMerge w:val="restart"/>
                <w:vAlign w:val="center"/>
              </w:tcPr>
            </w:tcPrChange>
          </w:tcPr>
          <w:p w14:paraId="70CDC172" w14:textId="2E7BDE2D" w:rsidR="00F5594F" w:rsidRDefault="00F5594F" w:rsidP="00F5594F">
            <w:pPr>
              <w:jc w:val="center"/>
            </w:pPr>
            <w:r>
              <w:t>1</w:t>
            </w:r>
          </w:p>
        </w:tc>
        <w:tc>
          <w:tcPr>
            <w:tcW w:w="3056" w:type="dxa"/>
            <w:shd w:val="clear" w:color="auto" w:fill="D9E2F3" w:themeFill="accent1" w:themeFillTint="33"/>
            <w:vAlign w:val="center"/>
            <w:tcPrChange w:id="1508" w:author="Buthelo, AaronRaymond" w:date="2018-04-28T21:03:00Z">
              <w:tcPr>
                <w:tcW w:w="3056" w:type="dxa"/>
                <w:vAlign w:val="center"/>
              </w:tcPr>
            </w:tcPrChange>
          </w:tcPr>
          <w:p w14:paraId="752E86B3" w14:textId="1C06C9BC" w:rsidR="00F5594F" w:rsidRDefault="00F5594F" w:rsidP="00F5594F">
            <w:pPr>
              <w:jc w:val="center"/>
            </w:pPr>
            <w:r>
              <w:t>Linear</w:t>
            </w:r>
          </w:p>
        </w:tc>
        <w:tc>
          <w:tcPr>
            <w:tcW w:w="3056" w:type="dxa"/>
            <w:shd w:val="clear" w:color="auto" w:fill="D9E2F3" w:themeFill="accent1" w:themeFillTint="33"/>
            <w:vAlign w:val="center"/>
            <w:tcPrChange w:id="1509" w:author="Buthelo, AaronRaymond" w:date="2018-04-28T21:03:00Z">
              <w:tcPr>
                <w:tcW w:w="3056" w:type="dxa"/>
                <w:vAlign w:val="center"/>
              </w:tcPr>
            </w:tcPrChange>
          </w:tcPr>
          <w:p w14:paraId="64C0C324" w14:textId="066CD673" w:rsidR="00F5594F" w:rsidRDefault="007E39BD" w:rsidP="00F5594F">
            <w:pPr>
              <w:jc w:val="center"/>
            </w:pPr>
            <w:r>
              <w:t>59.87</w:t>
            </w:r>
          </w:p>
        </w:tc>
      </w:tr>
      <w:tr w:rsidR="00F5594F" w14:paraId="6E612495" w14:textId="77777777" w:rsidTr="02676EF7">
        <w:trPr>
          <w:trHeight w:val="183"/>
          <w:trPrChange w:id="1510" w:author="Buthelo, AaronRaymond" w:date="2018-04-28T21:03:00Z">
            <w:trPr>
              <w:trHeight w:val="183"/>
            </w:trPr>
          </w:trPrChange>
        </w:trPr>
        <w:tc>
          <w:tcPr>
            <w:tcW w:w="1599" w:type="dxa"/>
            <w:vMerge/>
            <w:vAlign w:val="center"/>
            <w:tcPrChange w:id="1511" w:author="Buthelo, AaronRaymond" w:date="2018-04-28T21:03:00Z">
              <w:tcPr>
                <w:tcW w:w="1599" w:type="dxa"/>
                <w:vMerge/>
                <w:vAlign w:val="center"/>
              </w:tcPr>
            </w:tcPrChange>
          </w:tcPr>
          <w:p w14:paraId="69E7477F" w14:textId="77777777" w:rsidR="00F5594F" w:rsidRDefault="00F5594F" w:rsidP="00F5594F">
            <w:pPr>
              <w:jc w:val="center"/>
            </w:pPr>
          </w:p>
        </w:tc>
        <w:tc>
          <w:tcPr>
            <w:tcW w:w="1639" w:type="dxa"/>
            <w:vMerge/>
            <w:shd w:val="clear" w:color="auto" w:fill="D9E2F3" w:themeFill="accent1" w:themeFillTint="33"/>
            <w:vAlign w:val="center"/>
            <w:tcPrChange w:id="1512" w:author="Buthelo, AaronRaymond" w:date="2018-04-28T21:03:00Z">
              <w:tcPr>
                <w:tcW w:w="1639" w:type="dxa"/>
                <w:vMerge/>
                <w:vAlign w:val="center"/>
              </w:tcPr>
            </w:tcPrChange>
          </w:tcPr>
          <w:p w14:paraId="68AECCE5" w14:textId="77777777" w:rsidR="00F5594F" w:rsidRDefault="00F5594F" w:rsidP="00F5594F">
            <w:pPr>
              <w:jc w:val="center"/>
            </w:pPr>
          </w:p>
        </w:tc>
        <w:tc>
          <w:tcPr>
            <w:tcW w:w="3056" w:type="dxa"/>
            <w:shd w:val="clear" w:color="auto" w:fill="D9E2F3" w:themeFill="accent1" w:themeFillTint="33"/>
            <w:vAlign w:val="center"/>
            <w:tcPrChange w:id="1513" w:author="Buthelo, AaronRaymond" w:date="2018-04-28T21:03:00Z">
              <w:tcPr>
                <w:tcW w:w="3056" w:type="dxa"/>
                <w:vAlign w:val="center"/>
              </w:tcPr>
            </w:tcPrChange>
          </w:tcPr>
          <w:p w14:paraId="01893B47" w14:textId="4B75DFFA" w:rsidR="00F5594F" w:rsidRDefault="00F5594F" w:rsidP="00F5594F">
            <w:pPr>
              <w:jc w:val="center"/>
            </w:pPr>
            <w:r>
              <w:t>Polynomial</w:t>
            </w:r>
          </w:p>
        </w:tc>
        <w:tc>
          <w:tcPr>
            <w:tcW w:w="3056" w:type="dxa"/>
            <w:shd w:val="clear" w:color="auto" w:fill="D9E2F3" w:themeFill="accent1" w:themeFillTint="33"/>
            <w:vAlign w:val="center"/>
            <w:tcPrChange w:id="1514" w:author="Buthelo, AaronRaymond" w:date="2018-04-28T21:03:00Z">
              <w:tcPr>
                <w:tcW w:w="3056" w:type="dxa"/>
                <w:vAlign w:val="center"/>
              </w:tcPr>
            </w:tcPrChange>
          </w:tcPr>
          <w:p w14:paraId="14F74D67" w14:textId="0BF385DE" w:rsidR="00F5594F" w:rsidRDefault="0028118D" w:rsidP="00F5594F">
            <w:pPr>
              <w:jc w:val="center"/>
            </w:pPr>
            <w:r>
              <w:t>58.28</w:t>
            </w:r>
          </w:p>
        </w:tc>
      </w:tr>
      <w:tr w:rsidR="00F5594F" w14:paraId="1463A264" w14:textId="77777777" w:rsidTr="02676EF7">
        <w:trPr>
          <w:trHeight w:val="183"/>
          <w:trPrChange w:id="1515" w:author="Buthelo, AaronRaymond" w:date="2018-04-28T21:03:00Z">
            <w:trPr>
              <w:trHeight w:val="183"/>
            </w:trPr>
          </w:trPrChange>
        </w:trPr>
        <w:tc>
          <w:tcPr>
            <w:tcW w:w="1599" w:type="dxa"/>
            <w:vMerge/>
            <w:vAlign w:val="center"/>
            <w:tcPrChange w:id="1516" w:author="Buthelo, AaronRaymond" w:date="2018-04-28T21:03:00Z">
              <w:tcPr>
                <w:tcW w:w="1599" w:type="dxa"/>
                <w:vMerge/>
                <w:vAlign w:val="center"/>
              </w:tcPr>
            </w:tcPrChange>
          </w:tcPr>
          <w:p w14:paraId="1FC562DD" w14:textId="77777777" w:rsidR="00F5594F" w:rsidRDefault="00F5594F" w:rsidP="00F5594F">
            <w:pPr>
              <w:jc w:val="center"/>
            </w:pPr>
          </w:p>
        </w:tc>
        <w:tc>
          <w:tcPr>
            <w:tcW w:w="1639" w:type="dxa"/>
            <w:vMerge/>
            <w:shd w:val="clear" w:color="auto" w:fill="D9E2F3" w:themeFill="accent1" w:themeFillTint="33"/>
            <w:vAlign w:val="center"/>
            <w:tcPrChange w:id="1517" w:author="Buthelo, AaronRaymond" w:date="2018-04-28T21:03:00Z">
              <w:tcPr>
                <w:tcW w:w="1639" w:type="dxa"/>
                <w:vMerge/>
                <w:vAlign w:val="center"/>
              </w:tcPr>
            </w:tcPrChange>
          </w:tcPr>
          <w:p w14:paraId="726E8023" w14:textId="77777777" w:rsidR="00F5594F" w:rsidRDefault="00F5594F" w:rsidP="00F5594F">
            <w:pPr>
              <w:jc w:val="center"/>
            </w:pPr>
          </w:p>
        </w:tc>
        <w:tc>
          <w:tcPr>
            <w:tcW w:w="3056" w:type="dxa"/>
            <w:shd w:val="clear" w:color="auto" w:fill="D9E2F3" w:themeFill="accent1" w:themeFillTint="33"/>
            <w:vAlign w:val="center"/>
            <w:tcPrChange w:id="1518" w:author="Buthelo, AaronRaymond" w:date="2018-04-28T21:03:00Z">
              <w:tcPr>
                <w:tcW w:w="3056" w:type="dxa"/>
                <w:vAlign w:val="center"/>
              </w:tcPr>
            </w:tcPrChange>
          </w:tcPr>
          <w:p w14:paraId="35A4149C" w14:textId="041E59E2" w:rsidR="00F5594F" w:rsidRDefault="00F5594F" w:rsidP="00F5594F">
            <w:pPr>
              <w:jc w:val="center"/>
            </w:pPr>
            <w:r>
              <w:t>Gaussian</w:t>
            </w:r>
          </w:p>
        </w:tc>
        <w:tc>
          <w:tcPr>
            <w:tcW w:w="3056" w:type="dxa"/>
            <w:shd w:val="clear" w:color="auto" w:fill="D9E2F3" w:themeFill="accent1" w:themeFillTint="33"/>
            <w:vAlign w:val="center"/>
            <w:tcPrChange w:id="1519" w:author="Buthelo, AaronRaymond" w:date="2018-04-28T21:03:00Z">
              <w:tcPr>
                <w:tcW w:w="3056" w:type="dxa"/>
                <w:vAlign w:val="center"/>
              </w:tcPr>
            </w:tcPrChange>
          </w:tcPr>
          <w:p w14:paraId="1436C657" w14:textId="78046BFD" w:rsidR="00F5594F" w:rsidRDefault="00C47015" w:rsidP="00F5594F">
            <w:pPr>
              <w:jc w:val="center"/>
            </w:pPr>
            <w:r>
              <w:t>59.55</w:t>
            </w:r>
          </w:p>
        </w:tc>
      </w:tr>
      <w:tr w:rsidR="00F5594F" w14:paraId="4F7526BF" w14:textId="77777777" w:rsidTr="02676EF7">
        <w:trPr>
          <w:trHeight w:val="167"/>
        </w:trPr>
        <w:tc>
          <w:tcPr>
            <w:tcW w:w="1599" w:type="dxa"/>
            <w:vMerge/>
            <w:tcPrChange w:id="1520" w:author="Buthelo, AaronRaymond" w:date="2018-04-28T21:03:00Z">
              <w:tcPr>
                <w:tcW w:w="0" w:type="auto"/>
                <w:vMerge/>
              </w:tcPr>
            </w:tcPrChange>
          </w:tcPr>
          <w:p w14:paraId="21C274AB" w14:textId="77777777" w:rsidR="00F5594F" w:rsidRDefault="00F5594F" w:rsidP="00F5594F">
            <w:pPr>
              <w:jc w:val="center"/>
            </w:pPr>
          </w:p>
        </w:tc>
        <w:tc>
          <w:tcPr>
            <w:tcW w:w="1639" w:type="dxa"/>
            <w:vMerge w:val="restart"/>
            <w:vAlign w:val="center"/>
            <w:tcPrChange w:id="1521" w:author="Buthelo, AaronRaymond" w:date="2018-04-28T21:03:00Z">
              <w:tcPr>
                <w:tcW w:w="1639" w:type="dxa"/>
                <w:vMerge w:val="restart"/>
              </w:tcPr>
            </w:tcPrChange>
          </w:tcPr>
          <w:p w14:paraId="10123600" w14:textId="6C76B9CA" w:rsidR="00F5594F" w:rsidRDefault="00F5594F" w:rsidP="00F5594F">
            <w:pPr>
              <w:jc w:val="center"/>
            </w:pPr>
            <w:r>
              <w:t>2</w:t>
            </w:r>
          </w:p>
        </w:tc>
        <w:tc>
          <w:tcPr>
            <w:tcW w:w="3056" w:type="dxa"/>
            <w:vAlign w:val="center"/>
            <w:tcPrChange w:id="1522" w:author="Buthelo, AaronRaymond" w:date="2018-04-28T21:03:00Z">
              <w:tcPr>
                <w:tcW w:w="3056" w:type="dxa"/>
              </w:tcPr>
            </w:tcPrChange>
          </w:tcPr>
          <w:p w14:paraId="46A733CB" w14:textId="4FA39059" w:rsidR="00F5594F" w:rsidRDefault="00F5594F" w:rsidP="00F5594F">
            <w:pPr>
              <w:jc w:val="center"/>
            </w:pPr>
            <w:r>
              <w:t>Linear</w:t>
            </w:r>
          </w:p>
        </w:tc>
        <w:tc>
          <w:tcPr>
            <w:tcW w:w="3056" w:type="dxa"/>
            <w:vAlign w:val="center"/>
            <w:tcPrChange w:id="1523" w:author="Buthelo, AaronRaymond" w:date="2018-04-28T21:03:00Z">
              <w:tcPr>
                <w:tcW w:w="3056" w:type="dxa"/>
              </w:tcPr>
            </w:tcPrChange>
          </w:tcPr>
          <w:p w14:paraId="2D69D09F" w14:textId="338AFBDB" w:rsidR="00F5594F" w:rsidRDefault="007E39BD" w:rsidP="00F5594F">
            <w:pPr>
              <w:jc w:val="center"/>
            </w:pPr>
            <w:r>
              <w:t>85.98</w:t>
            </w:r>
          </w:p>
        </w:tc>
      </w:tr>
      <w:tr w:rsidR="00F5594F" w14:paraId="477480CA" w14:textId="77777777" w:rsidTr="02676EF7">
        <w:trPr>
          <w:trHeight w:val="165"/>
        </w:trPr>
        <w:tc>
          <w:tcPr>
            <w:tcW w:w="1599" w:type="dxa"/>
            <w:vMerge/>
            <w:tcPrChange w:id="1524" w:author="Buthelo, AaronRaymond" w:date="2018-04-28T21:03:00Z">
              <w:tcPr>
                <w:tcW w:w="0" w:type="auto"/>
                <w:vMerge/>
              </w:tcPr>
            </w:tcPrChange>
          </w:tcPr>
          <w:p w14:paraId="48EBF6B5" w14:textId="77777777" w:rsidR="00F5594F" w:rsidRDefault="00F5594F" w:rsidP="00F5594F">
            <w:pPr>
              <w:jc w:val="center"/>
            </w:pPr>
          </w:p>
        </w:tc>
        <w:tc>
          <w:tcPr>
            <w:tcW w:w="1639" w:type="dxa"/>
            <w:vMerge/>
            <w:vAlign w:val="center"/>
            <w:tcPrChange w:id="1525" w:author="Buthelo, AaronRaymond" w:date="2018-04-28T21:03:00Z">
              <w:tcPr>
                <w:tcW w:w="0" w:type="auto"/>
                <w:vMerge/>
              </w:tcPr>
            </w:tcPrChange>
          </w:tcPr>
          <w:p w14:paraId="1F644A2F" w14:textId="77777777" w:rsidR="00F5594F" w:rsidRDefault="00F5594F" w:rsidP="00F5594F">
            <w:pPr>
              <w:jc w:val="center"/>
            </w:pPr>
          </w:p>
        </w:tc>
        <w:tc>
          <w:tcPr>
            <w:tcW w:w="3056" w:type="dxa"/>
            <w:vAlign w:val="center"/>
            <w:tcPrChange w:id="1526" w:author="Buthelo, AaronRaymond" w:date="2018-04-28T21:03:00Z">
              <w:tcPr>
                <w:tcW w:w="3056" w:type="dxa"/>
              </w:tcPr>
            </w:tcPrChange>
          </w:tcPr>
          <w:p w14:paraId="7C6BB055" w14:textId="50E57E99" w:rsidR="00F5594F" w:rsidRDefault="00F5594F" w:rsidP="00F5594F">
            <w:pPr>
              <w:jc w:val="center"/>
            </w:pPr>
            <w:r>
              <w:t>Polynomial</w:t>
            </w:r>
          </w:p>
        </w:tc>
        <w:tc>
          <w:tcPr>
            <w:tcW w:w="3056" w:type="dxa"/>
            <w:vAlign w:val="center"/>
            <w:tcPrChange w:id="1527" w:author="Buthelo, AaronRaymond" w:date="2018-04-28T21:03:00Z">
              <w:tcPr>
                <w:tcW w:w="3056" w:type="dxa"/>
              </w:tcPr>
            </w:tcPrChange>
          </w:tcPr>
          <w:p w14:paraId="657EAB0A" w14:textId="5F24FBEA" w:rsidR="00F5594F" w:rsidRDefault="0028118D" w:rsidP="00F5594F">
            <w:pPr>
              <w:jc w:val="center"/>
            </w:pPr>
            <w:r>
              <w:t>76.11</w:t>
            </w:r>
          </w:p>
        </w:tc>
      </w:tr>
      <w:tr w:rsidR="00F5594F" w14:paraId="5640BA84" w14:textId="77777777" w:rsidTr="02676EF7">
        <w:trPr>
          <w:trHeight w:val="165"/>
        </w:trPr>
        <w:tc>
          <w:tcPr>
            <w:tcW w:w="1599" w:type="dxa"/>
            <w:vMerge/>
            <w:tcPrChange w:id="1528" w:author="Buthelo, AaronRaymond" w:date="2018-04-28T21:03:00Z">
              <w:tcPr>
                <w:tcW w:w="0" w:type="auto"/>
                <w:vMerge/>
              </w:tcPr>
            </w:tcPrChange>
          </w:tcPr>
          <w:p w14:paraId="5B7D9D46" w14:textId="77777777" w:rsidR="00F5594F" w:rsidRDefault="00F5594F" w:rsidP="00F5594F">
            <w:pPr>
              <w:jc w:val="center"/>
            </w:pPr>
          </w:p>
        </w:tc>
        <w:tc>
          <w:tcPr>
            <w:tcW w:w="1639" w:type="dxa"/>
            <w:vMerge/>
            <w:vAlign w:val="center"/>
            <w:tcPrChange w:id="1529" w:author="Buthelo, AaronRaymond" w:date="2018-04-28T21:03:00Z">
              <w:tcPr>
                <w:tcW w:w="0" w:type="auto"/>
                <w:vMerge/>
              </w:tcPr>
            </w:tcPrChange>
          </w:tcPr>
          <w:p w14:paraId="7D0762BD" w14:textId="77777777" w:rsidR="00F5594F" w:rsidRDefault="00F5594F" w:rsidP="00F5594F">
            <w:pPr>
              <w:jc w:val="center"/>
            </w:pPr>
          </w:p>
        </w:tc>
        <w:tc>
          <w:tcPr>
            <w:tcW w:w="3056" w:type="dxa"/>
            <w:vAlign w:val="center"/>
            <w:tcPrChange w:id="1530" w:author="Buthelo, AaronRaymond" w:date="2018-04-28T21:03:00Z">
              <w:tcPr>
                <w:tcW w:w="3056" w:type="dxa"/>
              </w:tcPr>
            </w:tcPrChange>
          </w:tcPr>
          <w:p w14:paraId="74B954F4" w14:textId="0F368C60" w:rsidR="00F5594F" w:rsidRDefault="00F5594F" w:rsidP="00F5594F">
            <w:pPr>
              <w:jc w:val="center"/>
            </w:pPr>
            <w:r>
              <w:t>Gaussian</w:t>
            </w:r>
          </w:p>
        </w:tc>
        <w:tc>
          <w:tcPr>
            <w:tcW w:w="3056" w:type="dxa"/>
            <w:vAlign w:val="center"/>
            <w:tcPrChange w:id="1531" w:author="Buthelo, AaronRaymond" w:date="2018-04-28T21:03:00Z">
              <w:tcPr>
                <w:tcW w:w="3056" w:type="dxa"/>
              </w:tcPr>
            </w:tcPrChange>
          </w:tcPr>
          <w:p w14:paraId="1F63E479" w14:textId="5B1CF963" w:rsidR="00F5594F" w:rsidRDefault="00C47015" w:rsidP="00F5594F">
            <w:pPr>
              <w:jc w:val="center"/>
            </w:pPr>
            <w:r>
              <w:t>64.01</w:t>
            </w:r>
          </w:p>
        </w:tc>
      </w:tr>
      <w:tr w:rsidR="00F5594F" w14:paraId="3573F7E2" w14:textId="77777777" w:rsidTr="02676EF7">
        <w:trPr>
          <w:trHeight w:val="167"/>
          <w:trPrChange w:id="1532" w:author="Buthelo, AaronRaymond" w:date="2018-04-28T21:03:00Z">
            <w:trPr>
              <w:trHeight w:val="167"/>
            </w:trPr>
          </w:trPrChange>
        </w:trPr>
        <w:tc>
          <w:tcPr>
            <w:tcW w:w="1599" w:type="dxa"/>
            <w:vMerge/>
            <w:tcPrChange w:id="1533" w:author="Buthelo, AaronRaymond" w:date="2018-04-28T21:03:00Z">
              <w:tcPr>
                <w:tcW w:w="1599" w:type="dxa"/>
                <w:vMerge/>
              </w:tcPr>
            </w:tcPrChange>
          </w:tcPr>
          <w:p w14:paraId="4836DD49" w14:textId="77777777" w:rsidR="00F5594F" w:rsidRDefault="00F5594F" w:rsidP="00F5594F">
            <w:pPr>
              <w:jc w:val="center"/>
            </w:pPr>
          </w:p>
        </w:tc>
        <w:tc>
          <w:tcPr>
            <w:tcW w:w="1639" w:type="dxa"/>
            <w:vMerge w:val="restart"/>
            <w:shd w:val="clear" w:color="auto" w:fill="D9E2F3" w:themeFill="accent1" w:themeFillTint="33"/>
            <w:vAlign w:val="center"/>
            <w:tcPrChange w:id="1534" w:author="Buthelo, AaronRaymond" w:date="2018-04-28T21:03:00Z">
              <w:tcPr>
                <w:tcW w:w="1639" w:type="dxa"/>
                <w:vMerge w:val="restart"/>
                <w:vAlign w:val="center"/>
              </w:tcPr>
            </w:tcPrChange>
          </w:tcPr>
          <w:p w14:paraId="5C5C560F" w14:textId="3C028862" w:rsidR="00F5594F" w:rsidRDefault="00F5594F" w:rsidP="00F5594F">
            <w:pPr>
              <w:jc w:val="center"/>
            </w:pPr>
            <w:r>
              <w:t>3</w:t>
            </w:r>
          </w:p>
        </w:tc>
        <w:tc>
          <w:tcPr>
            <w:tcW w:w="3056" w:type="dxa"/>
            <w:shd w:val="clear" w:color="auto" w:fill="D9E2F3" w:themeFill="accent1" w:themeFillTint="33"/>
            <w:vAlign w:val="center"/>
            <w:tcPrChange w:id="1535" w:author="Buthelo, AaronRaymond" w:date="2018-04-28T21:03:00Z">
              <w:tcPr>
                <w:tcW w:w="3056" w:type="dxa"/>
                <w:vAlign w:val="center"/>
              </w:tcPr>
            </w:tcPrChange>
          </w:tcPr>
          <w:p w14:paraId="2B73166A" w14:textId="490815A1" w:rsidR="00F5594F" w:rsidRDefault="00F5594F" w:rsidP="00F5594F">
            <w:pPr>
              <w:jc w:val="center"/>
            </w:pPr>
            <w:r>
              <w:t>Linear</w:t>
            </w:r>
          </w:p>
        </w:tc>
        <w:tc>
          <w:tcPr>
            <w:tcW w:w="3056" w:type="dxa"/>
            <w:shd w:val="clear" w:color="auto" w:fill="D9E2F3" w:themeFill="accent1" w:themeFillTint="33"/>
            <w:vAlign w:val="center"/>
            <w:tcPrChange w:id="1536" w:author="Buthelo, AaronRaymond" w:date="2018-04-28T21:03:00Z">
              <w:tcPr>
                <w:tcW w:w="3056" w:type="dxa"/>
                <w:vAlign w:val="center"/>
              </w:tcPr>
            </w:tcPrChange>
          </w:tcPr>
          <w:p w14:paraId="0B9A31C5" w14:textId="3C86AD9A" w:rsidR="00F5594F" w:rsidRDefault="007E39BD" w:rsidP="00F5594F">
            <w:pPr>
              <w:jc w:val="center"/>
            </w:pPr>
            <w:r>
              <w:t>90.44</w:t>
            </w:r>
          </w:p>
        </w:tc>
      </w:tr>
      <w:tr w:rsidR="00F5594F" w14:paraId="46E8FD6B" w14:textId="77777777" w:rsidTr="02676EF7">
        <w:trPr>
          <w:trHeight w:val="165"/>
          <w:trPrChange w:id="1537" w:author="Buthelo, AaronRaymond" w:date="2018-04-28T21:03:00Z">
            <w:trPr>
              <w:trHeight w:val="165"/>
            </w:trPr>
          </w:trPrChange>
        </w:trPr>
        <w:tc>
          <w:tcPr>
            <w:tcW w:w="1599" w:type="dxa"/>
            <w:vMerge/>
            <w:tcPrChange w:id="1538" w:author="Buthelo, AaronRaymond" w:date="2018-04-28T21:03:00Z">
              <w:tcPr>
                <w:tcW w:w="1599" w:type="dxa"/>
                <w:vMerge/>
              </w:tcPr>
            </w:tcPrChange>
          </w:tcPr>
          <w:p w14:paraId="0AE9D46A" w14:textId="77777777" w:rsidR="00F5594F" w:rsidRDefault="00F5594F" w:rsidP="00F5594F">
            <w:pPr>
              <w:jc w:val="center"/>
            </w:pPr>
          </w:p>
        </w:tc>
        <w:tc>
          <w:tcPr>
            <w:tcW w:w="1639" w:type="dxa"/>
            <w:vMerge/>
            <w:shd w:val="clear" w:color="auto" w:fill="D9E2F3" w:themeFill="accent1" w:themeFillTint="33"/>
            <w:vAlign w:val="center"/>
            <w:tcPrChange w:id="1539" w:author="Buthelo, AaronRaymond" w:date="2018-04-28T21:03:00Z">
              <w:tcPr>
                <w:tcW w:w="1639" w:type="dxa"/>
                <w:vMerge/>
                <w:vAlign w:val="center"/>
              </w:tcPr>
            </w:tcPrChange>
          </w:tcPr>
          <w:p w14:paraId="47869616" w14:textId="77777777" w:rsidR="00F5594F" w:rsidRDefault="00F5594F" w:rsidP="00F5594F">
            <w:pPr>
              <w:jc w:val="center"/>
            </w:pPr>
          </w:p>
        </w:tc>
        <w:tc>
          <w:tcPr>
            <w:tcW w:w="3056" w:type="dxa"/>
            <w:shd w:val="clear" w:color="auto" w:fill="D9E2F3" w:themeFill="accent1" w:themeFillTint="33"/>
            <w:vAlign w:val="center"/>
            <w:tcPrChange w:id="1540" w:author="Buthelo, AaronRaymond" w:date="2018-04-28T21:03:00Z">
              <w:tcPr>
                <w:tcW w:w="3056" w:type="dxa"/>
                <w:vAlign w:val="center"/>
              </w:tcPr>
            </w:tcPrChange>
          </w:tcPr>
          <w:p w14:paraId="1214218D" w14:textId="5632A657" w:rsidR="00F5594F" w:rsidRDefault="00F5594F" w:rsidP="00F5594F">
            <w:pPr>
              <w:jc w:val="center"/>
            </w:pPr>
            <w:r>
              <w:t>Polynomial</w:t>
            </w:r>
          </w:p>
        </w:tc>
        <w:tc>
          <w:tcPr>
            <w:tcW w:w="3056" w:type="dxa"/>
            <w:shd w:val="clear" w:color="auto" w:fill="D9E2F3" w:themeFill="accent1" w:themeFillTint="33"/>
            <w:vAlign w:val="center"/>
            <w:tcPrChange w:id="1541" w:author="Buthelo, AaronRaymond" w:date="2018-04-28T21:03:00Z">
              <w:tcPr>
                <w:tcW w:w="3056" w:type="dxa"/>
                <w:vAlign w:val="center"/>
              </w:tcPr>
            </w:tcPrChange>
          </w:tcPr>
          <w:p w14:paraId="1138B0F2" w14:textId="7AF4EBCE" w:rsidR="00F5594F" w:rsidRDefault="0028118D" w:rsidP="00F5594F">
            <w:pPr>
              <w:jc w:val="center"/>
            </w:pPr>
            <w:r>
              <w:t>85.03</w:t>
            </w:r>
          </w:p>
        </w:tc>
      </w:tr>
      <w:tr w:rsidR="00F5594F" w14:paraId="54CCA9B1" w14:textId="77777777" w:rsidTr="02676EF7">
        <w:trPr>
          <w:trHeight w:val="165"/>
          <w:trPrChange w:id="1542" w:author="Buthelo, AaronRaymond" w:date="2018-04-28T21:03:00Z">
            <w:trPr>
              <w:trHeight w:val="165"/>
            </w:trPr>
          </w:trPrChange>
        </w:trPr>
        <w:tc>
          <w:tcPr>
            <w:tcW w:w="1599" w:type="dxa"/>
            <w:vMerge/>
            <w:tcPrChange w:id="1543" w:author="Buthelo, AaronRaymond" w:date="2018-04-28T21:03:00Z">
              <w:tcPr>
                <w:tcW w:w="1599" w:type="dxa"/>
                <w:vMerge/>
              </w:tcPr>
            </w:tcPrChange>
          </w:tcPr>
          <w:p w14:paraId="734ED2FA" w14:textId="77777777" w:rsidR="00F5594F" w:rsidRDefault="00F5594F" w:rsidP="00F5594F">
            <w:pPr>
              <w:jc w:val="center"/>
            </w:pPr>
          </w:p>
        </w:tc>
        <w:tc>
          <w:tcPr>
            <w:tcW w:w="1639" w:type="dxa"/>
            <w:vMerge/>
            <w:shd w:val="clear" w:color="auto" w:fill="D9E2F3" w:themeFill="accent1" w:themeFillTint="33"/>
            <w:vAlign w:val="center"/>
            <w:tcPrChange w:id="1544" w:author="Buthelo, AaronRaymond" w:date="2018-04-28T21:03:00Z">
              <w:tcPr>
                <w:tcW w:w="1639" w:type="dxa"/>
                <w:vMerge/>
                <w:vAlign w:val="center"/>
              </w:tcPr>
            </w:tcPrChange>
          </w:tcPr>
          <w:p w14:paraId="3200AA3F" w14:textId="77777777" w:rsidR="00F5594F" w:rsidRDefault="00F5594F" w:rsidP="00F5594F">
            <w:pPr>
              <w:jc w:val="center"/>
            </w:pPr>
          </w:p>
        </w:tc>
        <w:tc>
          <w:tcPr>
            <w:tcW w:w="3056" w:type="dxa"/>
            <w:shd w:val="clear" w:color="auto" w:fill="D9E2F3" w:themeFill="accent1" w:themeFillTint="33"/>
            <w:vAlign w:val="center"/>
            <w:tcPrChange w:id="1545" w:author="Buthelo, AaronRaymond" w:date="2018-04-28T21:03:00Z">
              <w:tcPr>
                <w:tcW w:w="3056" w:type="dxa"/>
                <w:vAlign w:val="center"/>
              </w:tcPr>
            </w:tcPrChange>
          </w:tcPr>
          <w:p w14:paraId="42E81456" w14:textId="7024442D" w:rsidR="00F5594F" w:rsidRDefault="00F5594F" w:rsidP="00F5594F">
            <w:pPr>
              <w:jc w:val="center"/>
            </w:pPr>
            <w:r>
              <w:t>Gaussian</w:t>
            </w:r>
          </w:p>
        </w:tc>
        <w:tc>
          <w:tcPr>
            <w:tcW w:w="3056" w:type="dxa"/>
            <w:shd w:val="clear" w:color="auto" w:fill="D9E2F3" w:themeFill="accent1" w:themeFillTint="33"/>
            <w:vAlign w:val="center"/>
            <w:tcPrChange w:id="1546" w:author="Buthelo, AaronRaymond" w:date="2018-04-28T21:03:00Z">
              <w:tcPr>
                <w:tcW w:w="3056" w:type="dxa"/>
                <w:vAlign w:val="center"/>
              </w:tcPr>
            </w:tcPrChange>
          </w:tcPr>
          <w:p w14:paraId="5E8FFC3D" w14:textId="01982EEC" w:rsidR="00F5594F" w:rsidRDefault="00C47015" w:rsidP="00F5594F">
            <w:pPr>
              <w:jc w:val="center"/>
            </w:pPr>
            <w:r>
              <w:t>64.01</w:t>
            </w:r>
          </w:p>
        </w:tc>
      </w:tr>
      <w:tr w:rsidR="00F5594F" w14:paraId="5C9CA9F0" w14:textId="77777777" w:rsidTr="02676EF7">
        <w:trPr>
          <w:trHeight w:val="322"/>
        </w:trPr>
        <w:tc>
          <w:tcPr>
            <w:tcW w:w="1599" w:type="dxa"/>
            <w:vMerge/>
            <w:tcPrChange w:id="1547" w:author="Buthelo, AaronRaymond" w:date="2018-04-28T21:03:00Z">
              <w:tcPr>
                <w:tcW w:w="0" w:type="auto"/>
                <w:vMerge/>
              </w:tcPr>
            </w:tcPrChange>
          </w:tcPr>
          <w:p w14:paraId="118A4703" w14:textId="77777777" w:rsidR="00F5594F" w:rsidRDefault="00F5594F" w:rsidP="00F5594F">
            <w:pPr>
              <w:jc w:val="center"/>
            </w:pPr>
          </w:p>
        </w:tc>
        <w:tc>
          <w:tcPr>
            <w:tcW w:w="1639" w:type="dxa"/>
            <w:vMerge w:val="restart"/>
            <w:vAlign w:val="center"/>
            <w:tcPrChange w:id="1548" w:author="Buthelo, AaronRaymond" w:date="2018-04-28T21:03:00Z">
              <w:tcPr>
                <w:tcW w:w="1639" w:type="dxa"/>
                <w:vMerge w:val="restart"/>
              </w:tcPr>
            </w:tcPrChange>
          </w:tcPr>
          <w:p w14:paraId="3CF95E1C" w14:textId="7BD41082" w:rsidR="00F5594F" w:rsidRDefault="00F5594F" w:rsidP="00F5594F">
            <w:pPr>
              <w:jc w:val="center"/>
            </w:pPr>
            <w:r>
              <w:t>4</w:t>
            </w:r>
          </w:p>
        </w:tc>
        <w:tc>
          <w:tcPr>
            <w:tcW w:w="3056" w:type="dxa"/>
            <w:vAlign w:val="center"/>
            <w:tcPrChange w:id="1549" w:author="Buthelo, AaronRaymond" w:date="2018-04-28T21:03:00Z">
              <w:tcPr>
                <w:tcW w:w="3056" w:type="dxa"/>
              </w:tcPr>
            </w:tcPrChange>
          </w:tcPr>
          <w:p w14:paraId="45F4FFFA" w14:textId="420622FE" w:rsidR="00F5594F" w:rsidRDefault="00F5594F" w:rsidP="00F5594F">
            <w:pPr>
              <w:jc w:val="center"/>
            </w:pPr>
            <w:r>
              <w:t>Linear</w:t>
            </w:r>
          </w:p>
        </w:tc>
        <w:tc>
          <w:tcPr>
            <w:tcW w:w="3056" w:type="dxa"/>
            <w:vAlign w:val="center"/>
            <w:tcPrChange w:id="1550" w:author="Buthelo, AaronRaymond" w:date="2018-04-28T21:03:00Z">
              <w:tcPr>
                <w:tcW w:w="3056" w:type="dxa"/>
              </w:tcPr>
            </w:tcPrChange>
          </w:tcPr>
          <w:p w14:paraId="15E3BB7F" w14:textId="09D8C8E4" w:rsidR="00F5594F" w:rsidRDefault="007E39BD" w:rsidP="00F5594F">
            <w:pPr>
              <w:jc w:val="center"/>
            </w:pPr>
            <w:r>
              <w:t>70.02</w:t>
            </w:r>
          </w:p>
        </w:tc>
      </w:tr>
      <w:tr w:rsidR="00F5594F" w14:paraId="16976CCE" w14:textId="77777777" w:rsidTr="02676EF7">
        <w:trPr>
          <w:trHeight w:val="165"/>
        </w:trPr>
        <w:tc>
          <w:tcPr>
            <w:tcW w:w="1599" w:type="dxa"/>
            <w:vMerge/>
            <w:tcPrChange w:id="1551" w:author="Buthelo, AaronRaymond" w:date="2018-04-28T21:03:00Z">
              <w:tcPr>
                <w:tcW w:w="0" w:type="auto"/>
                <w:vMerge/>
              </w:tcPr>
            </w:tcPrChange>
          </w:tcPr>
          <w:p w14:paraId="73A6B9EA" w14:textId="77777777" w:rsidR="00F5594F" w:rsidRDefault="00F5594F" w:rsidP="00F5594F">
            <w:pPr>
              <w:jc w:val="center"/>
            </w:pPr>
          </w:p>
        </w:tc>
        <w:tc>
          <w:tcPr>
            <w:tcW w:w="1639" w:type="dxa"/>
            <w:vMerge/>
            <w:vAlign w:val="center"/>
            <w:tcPrChange w:id="1552" w:author="Buthelo, AaronRaymond" w:date="2018-04-28T21:03:00Z">
              <w:tcPr>
                <w:tcW w:w="0" w:type="auto"/>
                <w:vMerge/>
              </w:tcPr>
            </w:tcPrChange>
          </w:tcPr>
          <w:p w14:paraId="5E3738A6" w14:textId="77777777" w:rsidR="00F5594F" w:rsidRDefault="00F5594F" w:rsidP="00F5594F">
            <w:pPr>
              <w:jc w:val="center"/>
            </w:pPr>
          </w:p>
        </w:tc>
        <w:tc>
          <w:tcPr>
            <w:tcW w:w="3056" w:type="dxa"/>
            <w:vAlign w:val="center"/>
            <w:tcPrChange w:id="1553" w:author="Buthelo, AaronRaymond" w:date="2018-04-28T21:03:00Z">
              <w:tcPr>
                <w:tcW w:w="3056" w:type="dxa"/>
              </w:tcPr>
            </w:tcPrChange>
          </w:tcPr>
          <w:p w14:paraId="50165F4A" w14:textId="0079488A" w:rsidR="00F5594F" w:rsidRDefault="00F5594F" w:rsidP="00F5594F">
            <w:pPr>
              <w:jc w:val="center"/>
            </w:pPr>
            <w:r>
              <w:t>Polynomial</w:t>
            </w:r>
          </w:p>
        </w:tc>
        <w:tc>
          <w:tcPr>
            <w:tcW w:w="3056" w:type="dxa"/>
            <w:vAlign w:val="center"/>
            <w:tcPrChange w:id="1554" w:author="Buthelo, AaronRaymond" w:date="2018-04-28T21:03:00Z">
              <w:tcPr>
                <w:tcW w:w="3056" w:type="dxa"/>
              </w:tcPr>
            </w:tcPrChange>
          </w:tcPr>
          <w:p w14:paraId="07850EDA" w14:textId="6696182E" w:rsidR="00F5594F" w:rsidRDefault="0028118D" w:rsidP="00F5594F">
            <w:pPr>
              <w:jc w:val="center"/>
            </w:pPr>
            <w:r>
              <w:t>58.92</w:t>
            </w:r>
          </w:p>
        </w:tc>
      </w:tr>
      <w:tr w:rsidR="00F5594F" w14:paraId="55736D60" w14:textId="77777777" w:rsidTr="02676EF7">
        <w:trPr>
          <w:trHeight w:val="165"/>
        </w:trPr>
        <w:tc>
          <w:tcPr>
            <w:tcW w:w="1599" w:type="dxa"/>
            <w:vMerge/>
            <w:tcPrChange w:id="1555" w:author="Buthelo, AaronRaymond" w:date="2018-04-28T21:03:00Z">
              <w:tcPr>
                <w:tcW w:w="0" w:type="auto"/>
                <w:vMerge/>
              </w:tcPr>
            </w:tcPrChange>
          </w:tcPr>
          <w:p w14:paraId="4A35E9BC" w14:textId="77777777" w:rsidR="00F5594F" w:rsidRDefault="00F5594F" w:rsidP="00F5594F">
            <w:pPr>
              <w:jc w:val="center"/>
            </w:pPr>
          </w:p>
        </w:tc>
        <w:tc>
          <w:tcPr>
            <w:tcW w:w="1639" w:type="dxa"/>
            <w:vMerge/>
            <w:vAlign w:val="center"/>
            <w:tcPrChange w:id="1556" w:author="Buthelo, AaronRaymond" w:date="2018-04-28T21:03:00Z">
              <w:tcPr>
                <w:tcW w:w="0" w:type="auto"/>
                <w:vMerge/>
              </w:tcPr>
            </w:tcPrChange>
          </w:tcPr>
          <w:p w14:paraId="1154B567" w14:textId="77777777" w:rsidR="00F5594F" w:rsidRDefault="00F5594F" w:rsidP="00F5594F">
            <w:pPr>
              <w:jc w:val="center"/>
            </w:pPr>
          </w:p>
        </w:tc>
        <w:tc>
          <w:tcPr>
            <w:tcW w:w="3056" w:type="dxa"/>
            <w:vAlign w:val="center"/>
            <w:tcPrChange w:id="1557" w:author="Buthelo, AaronRaymond" w:date="2018-04-28T21:03:00Z">
              <w:tcPr>
                <w:tcW w:w="3056" w:type="dxa"/>
              </w:tcPr>
            </w:tcPrChange>
          </w:tcPr>
          <w:p w14:paraId="7A93A669" w14:textId="47E07694" w:rsidR="00F5594F" w:rsidRDefault="00F5594F" w:rsidP="00F5594F">
            <w:pPr>
              <w:jc w:val="center"/>
            </w:pPr>
            <w:r>
              <w:t>Gaussian</w:t>
            </w:r>
          </w:p>
        </w:tc>
        <w:tc>
          <w:tcPr>
            <w:tcW w:w="3056" w:type="dxa"/>
            <w:vAlign w:val="center"/>
            <w:tcPrChange w:id="1558" w:author="Buthelo, AaronRaymond" w:date="2018-04-28T21:03:00Z">
              <w:tcPr>
                <w:tcW w:w="3056" w:type="dxa"/>
              </w:tcPr>
            </w:tcPrChange>
          </w:tcPr>
          <w:p w14:paraId="79BFFDAA" w14:textId="464CD30C" w:rsidR="00F5594F" w:rsidRDefault="00C47015" w:rsidP="00F5594F">
            <w:pPr>
              <w:jc w:val="center"/>
            </w:pPr>
            <w:r>
              <w:t>56.05</w:t>
            </w:r>
          </w:p>
        </w:tc>
      </w:tr>
      <w:tr w:rsidR="00F5594F" w14:paraId="63593D0D" w14:textId="77777777" w:rsidTr="02676EF7">
        <w:trPr>
          <w:trHeight w:val="167"/>
          <w:trPrChange w:id="1559" w:author="Buthelo, AaronRaymond" w:date="2018-04-28T21:03:00Z">
            <w:trPr>
              <w:trHeight w:val="167"/>
            </w:trPr>
          </w:trPrChange>
        </w:trPr>
        <w:tc>
          <w:tcPr>
            <w:tcW w:w="1599" w:type="dxa"/>
            <w:vMerge/>
            <w:tcPrChange w:id="1560" w:author="Buthelo, AaronRaymond" w:date="2018-04-28T21:03:00Z">
              <w:tcPr>
                <w:tcW w:w="1599" w:type="dxa"/>
                <w:vMerge/>
              </w:tcPr>
            </w:tcPrChange>
          </w:tcPr>
          <w:p w14:paraId="37F194B1" w14:textId="77777777" w:rsidR="00F5594F" w:rsidRDefault="00F5594F" w:rsidP="00F5594F">
            <w:pPr>
              <w:jc w:val="center"/>
            </w:pPr>
          </w:p>
        </w:tc>
        <w:tc>
          <w:tcPr>
            <w:tcW w:w="1639" w:type="dxa"/>
            <w:vMerge w:val="restart"/>
            <w:shd w:val="clear" w:color="auto" w:fill="D9E2F3" w:themeFill="accent1" w:themeFillTint="33"/>
            <w:vAlign w:val="center"/>
            <w:tcPrChange w:id="1561" w:author="Buthelo, AaronRaymond" w:date="2018-04-28T21:03:00Z">
              <w:tcPr>
                <w:tcW w:w="1639" w:type="dxa"/>
                <w:vMerge w:val="restart"/>
                <w:vAlign w:val="center"/>
              </w:tcPr>
            </w:tcPrChange>
          </w:tcPr>
          <w:p w14:paraId="01303BE0" w14:textId="00D2F444" w:rsidR="00F5594F" w:rsidRDefault="00F5594F" w:rsidP="00F5594F">
            <w:pPr>
              <w:jc w:val="center"/>
            </w:pPr>
            <w:r>
              <w:t>5</w:t>
            </w:r>
          </w:p>
        </w:tc>
        <w:tc>
          <w:tcPr>
            <w:tcW w:w="3056" w:type="dxa"/>
            <w:shd w:val="clear" w:color="auto" w:fill="D9E2F3" w:themeFill="accent1" w:themeFillTint="33"/>
            <w:vAlign w:val="center"/>
            <w:tcPrChange w:id="1562" w:author="Buthelo, AaronRaymond" w:date="2018-04-28T21:03:00Z">
              <w:tcPr>
                <w:tcW w:w="3056" w:type="dxa"/>
                <w:vAlign w:val="center"/>
              </w:tcPr>
            </w:tcPrChange>
          </w:tcPr>
          <w:p w14:paraId="107692A6" w14:textId="462548B4" w:rsidR="00F5594F" w:rsidRDefault="00F5594F" w:rsidP="00F5594F">
            <w:pPr>
              <w:jc w:val="center"/>
            </w:pPr>
            <w:r>
              <w:t>Linear</w:t>
            </w:r>
          </w:p>
        </w:tc>
        <w:tc>
          <w:tcPr>
            <w:tcW w:w="3056" w:type="dxa"/>
            <w:shd w:val="clear" w:color="auto" w:fill="D9E2F3" w:themeFill="accent1" w:themeFillTint="33"/>
            <w:vAlign w:val="center"/>
            <w:tcPrChange w:id="1563" w:author="Buthelo, AaronRaymond" w:date="2018-04-28T21:03:00Z">
              <w:tcPr>
                <w:tcW w:w="3056" w:type="dxa"/>
                <w:vAlign w:val="center"/>
              </w:tcPr>
            </w:tcPrChange>
          </w:tcPr>
          <w:p w14:paraId="683F66D7" w14:textId="0BBFEB19" w:rsidR="00F5594F" w:rsidRDefault="007E39BD" w:rsidP="00F5594F">
            <w:pPr>
              <w:jc w:val="center"/>
            </w:pPr>
            <w:r>
              <w:t>81.21</w:t>
            </w:r>
          </w:p>
        </w:tc>
      </w:tr>
      <w:tr w:rsidR="00F5594F" w14:paraId="0BA8BD32" w14:textId="77777777" w:rsidTr="02676EF7">
        <w:trPr>
          <w:trHeight w:val="165"/>
          <w:trPrChange w:id="1564" w:author="Buthelo, AaronRaymond" w:date="2018-04-28T21:03:00Z">
            <w:trPr>
              <w:trHeight w:val="165"/>
            </w:trPr>
          </w:trPrChange>
        </w:trPr>
        <w:tc>
          <w:tcPr>
            <w:tcW w:w="1599" w:type="dxa"/>
            <w:vMerge/>
            <w:tcPrChange w:id="1565" w:author="Buthelo, AaronRaymond" w:date="2018-04-28T21:03:00Z">
              <w:tcPr>
                <w:tcW w:w="1599" w:type="dxa"/>
                <w:vMerge/>
              </w:tcPr>
            </w:tcPrChange>
          </w:tcPr>
          <w:p w14:paraId="74A2D105" w14:textId="77777777" w:rsidR="00F5594F" w:rsidRDefault="00F5594F" w:rsidP="00F5594F">
            <w:pPr>
              <w:jc w:val="center"/>
            </w:pPr>
          </w:p>
        </w:tc>
        <w:tc>
          <w:tcPr>
            <w:tcW w:w="1639" w:type="dxa"/>
            <w:vMerge/>
            <w:shd w:val="clear" w:color="auto" w:fill="D9E2F3" w:themeFill="accent1" w:themeFillTint="33"/>
            <w:vAlign w:val="center"/>
            <w:tcPrChange w:id="1566" w:author="Buthelo, AaronRaymond" w:date="2018-04-28T21:03:00Z">
              <w:tcPr>
                <w:tcW w:w="1639" w:type="dxa"/>
                <w:vMerge/>
                <w:vAlign w:val="center"/>
              </w:tcPr>
            </w:tcPrChange>
          </w:tcPr>
          <w:p w14:paraId="2539AF7E" w14:textId="77777777" w:rsidR="00F5594F" w:rsidRDefault="00F5594F" w:rsidP="00F5594F">
            <w:pPr>
              <w:jc w:val="center"/>
            </w:pPr>
          </w:p>
        </w:tc>
        <w:tc>
          <w:tcPr>
            <w:tcW w:w="3056" w:type="dxa"/>
            <w:shd w:val="clear" w:color="auto" w:fill="D9E2F3" w:themeFill="accent1" w:themeFillTint="33"/>
            <w:vAlign w:val="center"/>
            <w:tcPrChange w:id="1567" w:author="Buthelo, AaronRaymond" w:date="2018-04-28T21:03:00Z">
              <w:tcPr>
                <w:tcW w:w="3056" w:type="dxa"/>
                <w:vAlign w:val="center"/>
              </w:tcPr>
            </w:tcPrChange>
          </w:tcPr>
          <w:p w14:paraId="0268D823" w14:textId="1F63056C" w:rsidR="00F5594F" w:rsidRDefault="00F5594F" w:rsidP="00F5594F">
            <w:pPr>
              <w:jc w:val="center"/>
            </w:pPr>
            <w:r>
              <w:t>Polynomial</w:t>
            </w:r>
          </w:p>
        </w:tc>
        <w:tc>
          <w:tcPr>
            <w:tcW w:w="3056" w:type="dxa"/>
            <w:shd w:val="clear" w:color="auto" w:fill="D9E2F3" w:themeFill="accent1" w:themeFillTint="33"/>
            <w:vAlign w:val="center"/>
            <w:tcPrChange w:id="1568" w:author="Buthelo, AaronRaymond" w:date="2018-04-28T21:03:00Z">
              <w:tcPr>
                <w:tcW w:w="3056" w:type="dxa"/>
                <w:vAlign w:val="center"/>
              </w:tcPr>
            </w:tcPrChange>
          </w:tcPr>
          <w:p w14:paraId="310E4639" w14:textId="6C3487E9" w:rsidR="00F5594F" w:rsidRDefault="0028118D" w:rsidP="00F5594F">
            <w:pPr>
              <w:jc w:val="center"/>
            </w:pPr>
            <w:r>
              <w:t>74.84</w:t>
            </w:r>
          </w:p>
        </w:tc>
      </w:tr>
      <w:tr w:rsidR="00F5594F" w14:paraId="684EC2D4" w14:textId="77777777" w:rsidTr="02676EF7">
        <w:trPr>
          <w:trHeight w:val="165"/>
          <w:trPrChange w:id="1569" w:author="Buthelo, AaronRaymond" w:date="2018-04-28T21:03:00Z">
            <w:trPr>
              <w:trHeight w:val="165"/>
            </w:trPr>
          </w:trPrChange>
        </w:trPr>
        <w:tc>
          <w:tcPr>
            <w:tcW w:w="1599" w:type="dxa"/>
            <w:vMerge/>
            <w:tcPrChange w:id="1570" w:author="Buthelo, AaronRaymond" w:date="2018-04-28T21:03:00Z">
              <w:tcPr>
                <w:tcW w:w="1599" w:type="dxa"/>
                <w:vMerge/>
              </w:tcPr>
            </w:tcPrChange>
          </w:tcPr>
          <w:p w14:paraId="636EDB63" w14:textId="77777777" w:rsidR="00F5594F" w:rsidRDefault="00F5594F" w:rsidP="00F5594F">
            <w:pPr>
              <w:jc w:val="center"/>
            </w:pPr>
          </w:p>
        </w:tc>
        <w:tc>
          <w:tcPr>
            <w:tcW w:w="1639" w:type="dxa"/>
            <w:vMerge/>
            <w:shd w:val="clear" w:color="auto" w:fill="D9E2F3" w:themeFill="accent1" w:themeFillTint="33"/>
            <w:vAlign w:val="center"/>
            <w:tcPrChange w:id="1571" w:author="Buthelo, AaronRaymond" w:date="2018-04-28T21:03:00Z">
              <w:tcPr>
                <w:tcW w:w="1639" w:type="dxa"/>
                <w:vMerge/>
                <w:vAlign w:val="center"/>
              </w:tcPr>
            </w:tcPrChange>
          </w:tcPr>
          <w:p w14:paraId="2EE355F5" w14:textId="77777777" w:rsidR="00F5594F" w:rsidRDefault="00F5594F" w:rsidP="00F5594F">
            <w:pPr>
              <w:jc w:val="center"/>
            </w:pPr>
          </w:p>
        </w:tc>
        <w:tc>
          <w:tcPr>
            <w:tcW w:w="3056" w:type="dxa"/>
            <w:shd w:val="clear" w:color="auto" w:fill="D9E2F3" w:themeFill="accent1" w:themeFillTint="33"/>
            <w:vAlign w:val="center"/>
            <w:tcPrChange w:id="1572" w:author="Buthelo, AaronRaymond" w:date="2018-04-28T21:03:00Z">
              <w:tcPr>
                <w:tcW w:w="3056" w:type="dxa"/>
                <w:vAlign w:val="center"/>
              </w:tcPr>
            </w:tcPrChange>
          </w:tcPr>
          <w:p w14:paraId="491D2976" w14:textId="34D3C685" w:rsidR="00F5594F" w:rsidRDefault="00F5594F" w:rsidP="00F5594F">
            <w:pPr>
              <w:jc w:val="center"/>
            </w:pPr>
            <w:r>
              <w:t>Gaussian</w:t>
            </w:r>
          </w:p>
        </w:tc>
        <w:tc>
          <w:tcPr>
            <w:tcW w:w="3056" w:type="dxa"/>
            <w:shd w:val="clear" w:color="auto" w:fill="D9E2F3" w:themeFill="accent1" w:themeFillTint="33"/>
            <w:vAlign w:val="center"/>
            <w:tcPrChange w:id="1573" w:author="Buthelo, AaronRaymond" w:date="2018-04-28T21:03:00Z">
              <w:tcPr>
                <w:tcW w:w="3056" w:type="dxa"/>
                <w:vAlign w:val="center"/>
              </w:tcPr>
            </w:tcPrChange>
          </w:tcPr>
          <w:p w14:paraId="62656E8B" w14:textId="0C495FDC" w:rsidR="00F5594F" w:rsidRDefault="00C47015" w:rsidP="00F5594F">
            <w:pPr>
              <w:jc w:val="center"/>
            </w:pPr>
            <w:r>
              <w:t>64.01</w:t>
            </w:r>
          </w:p>
        </w:tc>
      </w:tr>
      <w:tr w:rsidR="00F5594F" w14:paraId="5A9EA734" w14:textId="77777777" w:rsidTr="02676EF7">
        <w:trPr>
          <w:trHeight w:val="165"/>
        </w:trPr>
        <w:tc>
          <w:tcPr>
            <w:tcW w:w="1599" w:type="dxa"/>
            <w:vMerge w:val="restart"/>
            <w:vAlign w:val="center"/>
            <w:tcPrChange w:id="1574" w:author="Buthelo, AaronRaymond" w:date="2018-04-28T21:03:00Z">
              <w:tcPr>
                <w:tcW w:w="1599" w:type="dxa"/>
                <w:vMerge w:val="restart"/>
              </w:tcPr>
            </w:tcPrChange>
          </w:tcPr>
          <w:p w14:paraId="7A69F249" w14:textId="46B69221" w:rsidR="00F5594F" w:rsidRDefault="00F5594F" w:rsidP="00F5594F">
            <w:pPr>
              <w:jc w:val="center"/>
            </w:pPr>
            <w:del w:id="1575" w:author="Solimine, Jaclyn V" w:date="2018-04-19T21:05:00Z">
              <w:r w:rsidDel="00CA6735">
                <w:delText>No</w:delText>
              </w:r>
            </w:del>
            <w:r>
              <w:t xml:space="preserve"> PCA</w:t>
            </w:r>
          </w:p>
        </w:tc>
        <w:tc>
          <w:tcPr>
            <w:tcW w:w="1639" w:type="dxa"/>
            <w:vMerge w:val="restart"/>
            <w:vAlign w:val="center"/>
            <w:tcPrChange w:id="1576" w:author="Buthelo, AaronRaymond" w:date="2018-04-28T21:03:00Z">
              <w:tcPr>
                <w:tcW w:w="1639" w:type="dxa"/>
                <w:vMerge w:val="restart"/>
              </w:tcPr>
            </w:tcPrChange>
          </w:tcPr>
          <w:p w14:paraId="4D80DFE4" w14:textId="6510C6EA" w:rsidR="00F5594F" w:rsidRDefault="00F5594F" w:rsidP="00F5594F">
            <w:pPr>
              <w:jc w:val="center"/>
            </w:pPr>
            <w:r>
              <w:t>1</w:t>
            </w:r>
          </w:p>
        </w:tc>
        <w:tc>
          <w:tcPr>
            <w:tcW w:w="3056" w:type="dxa"/>
            <w:vAlign w:val="center"/>
            <w:tcPrChange w:id="1577" w:author="Buthelo, AaronRaymond" w:date="2018-04-28T21:03:00Z">
              <w:tcPr>
                <w:tcW w:w="3056" w:type="dxa"/>
              </w:tcPr>
            </w:tcPrChange>
          </w:tcPr>
          <w:p w14:paraId="641A13F4" w14:textId="4FABF16C" w:rsidR="00F5594F" w:rsidRDefault="00F5594F" w:rsidP="00F5594F">
            <w:pPr>
              <w:jc w:val="center"/>
            </w:pPr>
            <w:r>
              <w:t>Linear</w:t>
            </w:r>
          </w:p>
        </w:tc>
        <w:tc>
          <w:tcPr>
            <w:tcW w:w="3056" w:type="dxa"/>
            <w:vAlign w:val="center"/>
            <w:tcPrChange w:id="1578" w:author="Buthelo, AaronRaymond" w:date="2018-04-28T21:03:00Z">
              <w:tcPr>
                <w:tcW w:w="3056" w:type="dxa"/>
              </w:tcPr>
            </w:tcPrChange>
          </w:tcPr>
          <w:p w14:paraId="577C6795" w14:textId="224714D4" w:rsidR="00F5594F" w:rsidRDefault="007E39BD" w:rsidP="00F5594F">
            <w:pPr>
              <w:jc w:val="center"/>
            </w:pPr>
            <w:r>
              <w:t>58.92</w:t>
            </w:r>
          </w:p>
        </w:tc>
      </w:tr>
      <w:tr w:rsidR="00F5594F" w14:paraId="66FB5AD2" w14:textId="77777777" w:rsidTr="02676EF7">
        <w:trPr>
          <w:trHeight w:val="165"/>
        </w:trPr>
        <w:tc>
          <w:tcPr>
            <w:tcW w:w="1599" w:type="dxa"/>
            <w:vMerge/>
            <w:vAlign w:val="center"/>
            <w:tcPrChange w:id="1579" w:author="Buthelo, AaronRaymond" w:date="2018-04-28T21:03:00Z">
              <w:tcPr>
                <w:tcW w:w="0" w:type="auto"/>
                <w:vMerge/>
              </w:tcPr>
            </w:tcPrChange>
          </w:tcPr>
          <w:p w14:paraId="13815B32" w14:textId="77777777" w:rsidR="00F5594F" w:rsidRDefault="00F5594F" w:rsidP="00F5594F">
            <w:pPr>
              <w:jc w:val="center"/>
            </w:pPr>
          </w:p>
        </w:tc>
        <w:tc>
          <w:tcPr>
            <w:tcW w:w="1639" w:type="dxa"/>
            <w:vMerge/>
            <w:vAlign w:val="center"/>
            <w:tcPrChange w:id="1580" w:author="Buthelo, AaronRaymond" w:date="2018-04-28T21:03:00Z">
              <w:tcPr>
                <w:tcW w:w="0" w:type="auto"/>
                <w:vMerge/>
              </w:tcPr>
            </w:tcPrChange>
          </w:tcPr>
          <w:p w14:paraId="649456D1" w14:textId="77777777" w:rsidR="00F5594F" w:rsidRDefault="00F5594F" w:rsidP="00F5594F">
            <w:pPr>
              <w:jc w:val="center"/>
            </w:pPr>
          </w:p>
        </w:tc>
        <w:tc>
          <w:tcPr>
            <w:tcW w:w="3056" w:type="dxa"/>
            <w:vAlign w:val="center"/>
            <w:tcPrChange w:id="1581" w:author="Buthelo, AaronRaymond" w:date="2018-04-28T21:03:00Z">
              <w:tcPr>
                <w:tcW w:w="3056" w:type="dxa"/>
              </w:tcPr>
            </w:tcPrChange>
          </w:tcPr>
          <w:p w14:paraId="29D37EF9" w14:textId="1259A417" w:rsidR="00F5594F" w:rsidRDefault="00F5594F" w:rsidP="00F5594F">
            <w:pPr>
              <w:jc w:val="center"/>
            </w:pPr>
            <w:r>
              <w:t>Polynomial</w:t>
            </w:r>
          </w:p>
        </w:tc>
        <w:tc>
          <w:tcPr>
            <w:tcW w:w="3056" w:type="dxa"/>
            <w:vAlign w:val="center"/>
            <w:tcPrChange w:id="1582" w:author="Buthelo, AaronRaymond" w:date="2018-04-28T21:03:00Z">
              <w:tcPr>
                <w:tcW w:w="3056" w:type="dxa"/>
              </w:tcPr>
            </w:tcPrChange>
          </w:tcPr>
          <w:p w14:paraId="31BAD147" w14:textId="5A1EE6FF" w:rsidR="00F5594F" w:rsidRDefault="0028118D" w:rsidP="00F5594F">
            <w:pPr>
              <w:jc w:val="center"/>
            </w:pPr>
            <w:r>
              <w:t>52.23</w:t>
            </w:r>
          </w:p>
        </w:tc>
      </w:tr>
      <w:tr w:rsidR="00F5594F" w14:paraId="463F7FB9" w14:textId="77777777" w:rsidTr="02676EF7">
        <w:trPr>
          <w:trHeight w:val="165"/>
        </w:trPr>
        <w:tc>
          <w:tcPr>
            <w:tcW w:w="1599" w:type="dxa"/>
            <w:vMerge/>
            <w:vAlign w:val="center"/>
            <w:tcPrChange w:id="1583" w:author="Buthelo, AaronRaymond" w:date="2018-04-28T21:03:00Z">
              <w:tcPr>
                <w:tcW w:w="0" w:type="auto"/>
                <w:vMerge/>
              </w:tcPr>
            </w:tcPrChange>
          </w:tcPr>
          <w:p w14:paraId="53D815CF" w14:textId="77777777" w:rsidR="00F5594F" w:rsidRDefault="00F5594F" w:rsidP="00F5594F">
            <w:pPr>
              <w:jc w:val="center"/>
            </w:pPr>
          </w:p>
        </w:tc>
        <w:tc>
          <w:tcPr>
            <w:tcW w:w="1639" w:type="dxa"/>
            <w:vMerge/>
            <w:vAlign w:val="center"/>
            <w:tcPrChange w:id="1584" w:author="Buthelo, AaronRaymond" w:date="2018-04-28T21:03:00Z">
              <w:tcPr>
                <w:tcW w:w="0" w:type="auto"/>
                <w:vMerge/>
              </w:tcPr>
            </w:tcPrChange>
          </w:tcPr>
          <w:p w14:paraId="23C99924" w14:textId="77777777" w:rsidR="00F5594F" w:rsidRDefault="00F5594F" w:rsidP="00F5594F">
            <w:pPr>
              <w:jc w:val="center"/>
            </w:pPr>
          </w:p>
        </w:tc>
        <w:tc>
          <w:tcPr>
            <w:tcW w:w="3056" w:type="dxa"/>
            <w:vAlign w:val="center"/>
            <w:tcPrChange w:id="1585" w:author="Buthelo, AaronRaymond" w:date="2018-04-28T21:03:00Z">
              <w:tcPr>
                <w:tcW w:w="3056" w:type="dxa"/>
              </w:tcPr>
            </w:tcPrChange>
          </w:tcPr>
          <w:p w14:paraId="0804C5FC" w14:textId="13F8B065" w:rsidR="00F5594F" w:rsidRDefault="00F5594F" w:rsidP="00F5594F">
            <w:pPr>
              <w:jc w:val="center"/>
            </w:pPr>
            <w:r>
              <w:t>Gaussian</w:t>
            </w:r>
          </w:p>
        </w:tc>
        <w:tc>
          <w:tcPr>
            <w:tcW w:w="3056" w:type="dxa"/>
            <w:vAlign w:val="center"/>
            <w:tcPrChange w:id="1586" w:author="Buthelo, AaronRaymond" w:date="2018-04-28T21:03:00Z">
              <w:tcPr>
                <w:tcW w:w="3056" w:type="dxa"/>
              </w:tcPr>
            </w:tcPrChange>
          </w:tcPr>
          <w:p w14:paraId="3A2C0819" w14:textId="75EF3A75" w:rsidR="00F5594F" w:rsidRDefault="00C47015" w:rsidP="00F5594F">
            <w:pPr>
              <w:jc w:val="center"/>
            </w:pPr>
            <w:r>
              <w:t>60.19</w:t>
            </w:r>
          </w:p>
        </w:tc>
      </w:tr>
      <w:tr w:rsidR="00F5594F" w14:paraId="0ED77110" w14:textId="77777777" w:rsidTr="02676EF7">
        <w:trPr>
          <w:trHeight w:val="165"/>
          <w:trPrChange w:id="1587" w:author="Buthelo, AaronRaymond" w:date="2018-04-28T21:03:00Z">
            <w:trPr>
              <w:trHeight w:val="165"/>
            </w:trPr>
          </w:trPrChange>
        </w:trPr>
        <w:tc>
          <w:tcPr>
            <w:tcW w:w="1599" w:type="dxa"/>
            <w:vMerge/>
            <w:tcPrChange w:id="1588" w:author="Buthelo, AaronRaymond" w:date="2018-04-28T21:03:00Z">
              <w:tcPr>
                <w:tcW w:w="1599" w:type="dxa"/>
                <w:vMerge/>
              </w:tcPr>
            </w:tcPrChange>
          </w:tcPr>
          <w:p w14:paraId="0D13B17B" w14:textId="77777777" w:rsidR="00F5594F" w:rsidRDefault="00F5594F" w:rsidP="00F5594F">
            <w:pPr>
              <w:jc w:val="center"/>
            </w:pPr>
          </w:p>
        </w:tc>
        <w:tc>
          <w:tcPr>
            <w:tcW w:w="1639" w:type="dxa"/>
            <w:vMerge w:val="restart"/>
            <w:shd w:val="clear" w:color="auto" w:fill="D9E2F3" w:themeFill="accent1" w:themeFillTint="33"/>
            <w:vAlign w:val="center"/>
            <w:tcPrChange w:id="1589" w:author="Buthelo, AaronRaymond" w:date="2018-04-28T21:03:00Z">
              <w:tcPr>
                <w:tcW w:w="1639" w:type="dxa"/>
                <w:vMerge w:val="restart"/>
                <w:vAlign w:val="center"/>
              </w:tcPr>
            </w:tcPrChange>
          </w:tcPr>
          <w:p w14:paraId="478C63EC" w14:textId="4693C259" w:rsidR="00F5594F" w:rsidRDefault="00F5594F" w:rsidP="00F5594F">
            <w:pPr>
              <w:jc w:val="center"/>
            </w:pPr>
            <w:r>
              <w:t>2</w:t>
            </w:r>
          </w:p>
        </w:tc>
        <w:tc>
          <w:tcPr>
            <w:tcW w:w="3056" w:type="dxa"/>
            <w:shd w:val="clear" w:color="auto" w:fill="D9E2F3" w:themeFill="accent1" w:themeFillTint="33"/>
            <w:vAlign w:val="center"/>
            <w:tcPrChange w:id="1590" w:author="Buthelo, AaronRaymond" w:date="2018-04-28T21:03:00Z">
              <w:tcPr>
                <w:tcW w:w="3056" w:type="dxa"/>
                <w:vAlign w:val="center"/>
              </w:tcPr>
            </w:tcPrChange>
          </w:tcPr>
          <w:p w14:paraId="6FE21CF6" w14:textId="2D9397E4" w:rsidR="00F5594F" w:rsidRDefault="00F5594F" w:rsidP="00F5594F">
            <w:pPr>
              <w:jc w:val="center"/>
            </w:pPr>
            <w:r>
              <w:t>Linear</w:t>
            </w:r>
          </w:p>
        </w:tc>
        <w:tc>
          <w:tcPr>
            <w:tcW w:w="3056" w:type="dxa"/>
            <w:shd w:val="clear" w:color="auto" w:fill="D9E2F3" w:themeFill="accent1" w:themeFillTint="33"/>
            <w:vAlign w:val="center"/>
            <w:tcPrChange w:id="1591" w:author="Buthelo, AaronRaymond" w:date="2018-04-28T21:03:00Z">
              <w:tcPr>
                <w:tcW w:w="3056" w:type="dxa"/>
                <w:vAlign w:val="center"/>
              </w:tcPr>
            </w:tcPrChange>
          </w:tcPr>
          <w:p w14:paraId="507E0D77" w14:textId="2714B957" w:rsidR="00F5594F" w:rsidRDefault="007E39BD" w:rsidP="00F5594F">
            <w:pPr>
              <w:jc w:val="center"/>
            </w:pPr>
            <w:r>
              <w:t>84.39</w:t>
            </w:r>
          </w:p>
        </w:tc>
      </w:tr>
      <w:tr w:rsidR="00F5594F" w14:paraId="77A64C54" w14:textId="77777777" w:rsidTr="02676EF7">
        <w:trPr>
          <w:trHeight w:val="165"/>
          <w:trPrChange w:id="1592" w:author="Buthelo, AaronRaymond" w:date="2018-04-28T21:03:00Z">
            <w:trPr>
              <w:trHeight w:val="165"/>
            </w:trPr>
          </w:trPrChange>
        </w:trPr>
        <w:tc>
          <w:tcPr>
            <w:tcW w:w="1599" w:type="dxa"/>
            <w:vMerge/>
            <w:tcPrChange w:id="1593" w:author="Buthelo, AaronRaymond" w:date="2018-04-28T21:03:00Z">
              <w:tcPr>
                <w:tcW w:w="1599" w:type="dxa"/>
                <w:vMerge/>
              </w:tcPr>
            </w:tcPrChange>
          </w:tcPr>
          <w:p w14:paraId="7A193CB0" w14:textId="77777777" w:rsidR="00F5594F" w:rsidRDefault="00F5594F" w:rsidP="00F5594F">
            <w:pPr>
              <w:jc w:val="center"/>
            </w:pPr>
          </w:p>
        </w:tc>
        <w:tc>
          <w:tcPr>
            <w:tcW w:w="1639" w:type="dxa"/>
            <w:vMerge/>
            <w:shd w:val="clear" w:color="auto" w:fill="D9E2F3" w:themeFill="accent1" w:themeFillTint="33"/>
            <w:vAlign w:val="center"/>
            <w:tcPrChange w:id="1594" w:author="Buthelo, AaronRaymond" w:date="2018-04-28T21:03:00Z">
              <w:tcPr>
                <w:tcW w:w="1639" w:type="dxa"/>
                <w:vMerge/>
                <w:vAlign w:val="center"/>
              </w:tcPr>
            </w:tcPrChange>
          </w:tcPr>
          <w:p w14:paraId="353A2FE3" w14:textId="77777777" w:rsidR="00F5594F" w:rsidRDefault="00F5594F" w:rsidP="00F5594F">
            <w:pPr>
              <w:jc w:val="center"/>
            </w:pPr>
          </w:p>
        </w:tc>
        <w:tc>
          <w:tcPr>
            <w:tcW w:w="3056" w:type="dxa"/>
            <w:shd w:val="clear" w:color="auto" w:fill="D9E2F3" w:themeFill="accent1" w:themeFillTint="33"/>
            <w:vAlign w:val="center"/>
            <w:tcPrChange w:id="1595" w:author="Buthelo, AaronRaymond" w:date="2018-04-28T21:03:00Z">
              <w:tcPr>
                <w:tcW w:w="3056" w:type="dxa"/>
                <w:vAlign w:val="center"/>
              </w:tcPr>
            </w:tcPrChange>
          </w:tcPr>
          <w:p w14:paraId="144BEC5D" w14:textId="5B1EB819" w:rsidR="00F5594F" w:rsidRDefault="00F5594F" w:rsidP="00F5594F">
            <w:pPr>
              <w:jc w:val="center"/>
            </w:pPr>
            <w:r>
              <w:t>Polynomial</w:t>
            </w:r>
          </w:p>
        </w:tc>
        <w:tc>
          <w:tcPr>
            <w:tcW w:w="3056" w:type="dxa"/>
            <w:shd w:val="clear" w:color="auto" w:fill="D9E2F3" w:themeFill="accent1" w:themeFillTint="33"/>
            <w:vAlign w:val="center"/>
            <w:tcPrChange w:id="1596" w:author="Buthelo, AaronRaymond" w:date="2018-04-28T21:03:00Z">
              <w:tcPr>
                <w:tcW w:w="3056" w:type="dxa"/>
                <w:vAlign w:val="center"/>
              </w:tcPr>
            </w:tcPrChange>
          </w:tcPr>
          <w:p w14:paraId="3FB7578B" w14:textId="572DB3B0" w:rsidR="00F5594F" w:rsidRDefault="0028118D" w:rsidP="00F5594F">
            <w:pPr>
              <w:jc w:val="center"/>
            </w:pPr>
            <w:r>
              <w:t>72.93</w:t>
            </w:r>
          </w:p>
        </w:tc>
      </w:tr>
      <w:tr w:rsidR="00F5594F" w14:paraId="45301649" w14:textId="77777777" w:rsidTr="02676EF7">
        <w:trPr>
          <w:trHeight w:val="165"/>
          <w:trPrChange w:id="1597" w:author="Buthelo, AaronRaymond" w:date="2018-04-28T21:03:00Z">
            <w:trPr>
              <w:trHeight w:val="165"/>
            </w:trPr>
          </w:trPrChange>
        </w:trPr>
        <w:tc>
          <w:tcPr>
            <w:tcW w:w="1599" w:type="dxa"/>
            <w:vMerge/>
            <w:tcPrChange w:id="1598" w:author="Buthelo, AaronRaymond" w:date="2018-04-28T21:03:00Z">
              <w:tcPr>
                <w:tcW w:w="1599" w:type="dxa"/>
                <w:vMerge/>
              </w:tcPr>
            </w:tcPrChange>
          </w:tcPr>
          <w:p w14:paraId="41CB34BE" w14:textId="77777777" w:rsidR="00F5594F" w:rsidRDefault="00F5594F" w:rsidP="00F5594F">
            <w:pPr>
              <w:jc w:val="center"/>
            </w:pPr>
          </w:p>
        </w:tc>
        <w:tc>
          <w:tcPr>
            <w:tcW w:w="1639" w:type="dxa"/>
            <w:vMerge/>
            <w:shd w:val="clear" w:color="auto" w:fill="D9E2F3" w:themeFill="accent1" w:themeFillTint="33"/>
            <w:vAlign w:val="center"/>
            <w:tcPrChange w:id="1599" w:author="Buthelo, AaronRaymond" w:date="2018-04-28T21:03:00Z">
              <w:tcPr>
                <w:tcW w:w="1639" w:type="dxa"/>
                <w:vMerge/>
                <w:vAlign w:val="center"/>
              </w:tcPr>
            </w:tcPrChange>
          </w:tcPr>
          <w:p w14:paraId="2BB32B2D" w14:textId="77777777" w:rsidR="00F5594F" w:rsidRDefault="00F5594F" w:rsidP="00F5594F">
            <w:pPr>
              <w:jc w:val="center"/>
            </w:pPr>
          </w:p>
        </w:tc>
        <w:tc>
          <w:tcPr>
            <w:tcW w:w="3056" w:type="dxa"/>
            <w:shd w:val="clear" w:color="auto" w:fill="D9E2F3" w:themeFill="accent1" w:themeFillTint="33"/>
            <w:vAlign w:val="center"/>
            <w:tcPrChange w:id="1600" w:author="Buthelo, AaronRaymond" w:date="2018-04-28T21:03:00Z">
              <w:tcPr>
                <w:tcW w:w="3056" w:type="dxa"/>
                <w:vAlign w:val="center"/>
              </w:tcPr>
            </w:tcPrChange>
          </w:tcPr>
          <w:p w14:paraId="138C2223" w14:textId="44897CFC" w:rsidR="00F5594F" w:rsidRDefault="00F5594F" w:rsidP="00F5594F">
            <w:pPr>
              <w:jc w:val="center"/>
            </w:pPr>
            <w:r>
              <w:t>Gaussian</w:t>
            </w:r>
          </w:p>
        </w:tc>
        <w:tc>
          <w:tcPr>
            <w:tcW w:w="3056" w:type="dxa"/>
            <w:shd w:val="clear" w:color="auto" w:fill="D9E2F3" w:themeFill="accent1" w:themeFillTint="33"/>
            <w:vAlign w:val="center"/>
            <w:tcPrChange w:id="1601" w:author="Buthelo, AaronRaymond" w:date="2018-04-28T21:03:00Z">
              <w:tcPr>
                <w:tcW w:w="3056" w:type="dxa"/>
                <w:vAlign w:val="center"/>
              </w:tcPr>
            </w:tcPrChange>
          </w:tcPr>
          <w:p w14:paraId="02064274" w14:textId="75A29BE7" w:rsidR="00F5594F" w:rsidRDefault="00C47015" w:rsidP="00F5594F">
            <w:pPr>
              <w:jc w:val="center"/>
            </w:pPr>
            <w:r>
              <w:t>62.42</w:t>
            </w:r>
          </w:p>
        </w:tc>
      </w:tr>
      <w:tr w:rsidR="00F5594F" w14:paraId="11C7E334" w14:textId="77777777" w:rsidTr="02676EF7">
        <w:trPr>
          <w:trHeight w:val="165"/>
        </w:trPr>
        <w:tc>
          <w:tcPr>
            <w:tcW w:w="1599" w:type="dxa"/>
            <w:vMerge/>
            <w:tcPrChange w:id="1602" w:author="Buthelo, AaronRaymond" w:date="2018-04-28T21:03:00Z">
              <w:tcPr>
                <w:tcW w:w="0" w:type="auto"/>
                <w:vMerge/>
              </w:tcPr>
            </w:tcPrChange>
          </w:tcPr>
          <w:p w14:paraId="60D3C690" w14:textId="77777777" w:rsidR="00F5594F" w:rsidRDefault="00F5594F" w:rsidP="00F5594F">
            <w:pPr>
              <w:jc w:val="center"/>
            </w:pPr>
          </w:p>
        </w:tc>
        <w:tc>
          <w:tcPr>
            <w:tcW w:w="1639" w:type="dxa"/>
            <w:vMerge w:val="restart"/>
            <w:vAlign w:val="center"/>
            <w:tcPrChange w:id="1603" w:author="Buthelo, AaronRaymond" w:date="2018-04-28T21:03:00Z">
              <w:tcPr>
                <w:tcW w:w="1639" w:type="dxa"/>
                <w:vMerge w:val="restart"/>
              </w:tcPr>
            </w:tcPrChange>
          </w:tcPr>
          <w:p w14:paraId="37755D34" w14:textId="698CAA95" w:rsidR="00F5594F" w:rsidRDefault="00F5594F" w:rsidP="00F5594F">
            <w:pPr>
              <w:jc w:val="center"/>
            </w:pPr>
            <w:r>
              <w:t>3</w:t>
            </w:r>
          </w:p>
        </w:tc>
        <w:tc>
          <w:tcPr>
            <w:tcW w:w="3056" w:type="dxa"/>
            <w:vAlign w:val="center"/>
            <w:tcPrChange w:id="1604" w:author="Buthelo, AaronRaymond" w:date="2018-04-28T21:03:00Z">
              <w:tcPr>
                <w:tcW w:w="3056" w:type="dxa"/>
              </w:tcPr>
            </w:tcPrChange>
          </w:tcPr>
          <w:p w14:paraId="2C855408" w14:textId="54790A91" w:rsidR="00F5594F" w:rsidRDefault="00F5594F" w:rsidP="00F5594F">
            <w:pPr>
              <w:jc w:val="center"/>
            </w:pPr>
            <w:r>
              <w:t>Linear</w:t>
            </w:r>
          </w:p>
        </w:tc>
        <w:tc>
          <w:tcPr>
            <w:tcW w:w="3056" w:type="dxa"/>
            <w:vAlign w:val="center"/>
            <w:tcPrChange w:id="1605" w:author="Buthelo, AaronRaymond" w:date="2018-04-28T21:03:00Z">
              <w:tcPr>
                <w:tcW w:w="3056" w:type="dxa"/>
              </w:tcPr>
            </w:tcPrChange>
          </w:tcPr>
          <w:p w14:paraId="11F57CF8" w14:textId="64F775FB" w:rsidR="00F5594F" w:rsidRDefault="007E39BD" w:rsidP="00F5594F">
            <w:pPr>
              <w:jc w:val="center"/>
            </w:pPr>
            <w:r>
              <w:t>89.50</w:t>
            </w:r>
          </w:p>
        </w:tc>
      </w:tr>
      <w:tr w:rsidR="00F5594F" w14:paraId="6C3E321E" w14:textId="77777777" w:rsidTr="02676EF7">
        <w:trPr>
          <w:trHeight w:val="165"/>
        </w:trPr>
        <w:tc>
          <w:tcPr>
            <w:tcW w:w="1599" w:type="dxa"/>
            <w:vMerge/>
            <w:tcPrChange w:id="1606" w:author="Buthelo, AaronRaymond" w:date="2018-04-28T21:03:00Z">
              <w:tcPr>
                <w:tcW w:w="0" w:type="auto"/>
                <w:vMerge/>
              </w:tcPr>
            </w:tcPrChange>
          </w:tcPr>
          <w:p w14:paraId="3C6402B4" w14:textId="77777777" w:rsidR="00F5594F" w:rsidRDefault="00F5594F" w:rsidP="00F5594F">
            <w:pPr>
              <w:jc w:val="center"/>
            </w:pPr>
          </w:p>
        </w:tc>
        <w:tc>
          <w:tcPr>
            <w:tcW w:w="1639" w:type="dxa"/>
            <w:vMerge/>
            <w:vAlign w:val="center"/>
            <w:tcPrChange w:id="1607" w:author="Buthelo, AaronRaymond" w:date="2018-04-28T21:03:00Z">
              <w:tcPr>
                <w:tcW w:w="0" w:type="auto"/>
                <w:vMerge/>
              </w:tcPr>
            </w:tcPrChange>
          </w:tcPr>
          <w:p w14:paraId="63C891CC" w14:textId="77777777" w:rsidR="00F5594F" w:rsidRDefault="00F5594F" w:rsidP="00F5594F">
            <w:pPr>
              <w:jc w:val="center"/>
            </w:pPr>
          </w:p>
        </w:tc>
        <w:tc>
          <w:tcPr>
            <w:tcW w:w="3056" w:type="dxa"/>
            <w:vAlign w:val="center"/>
            <w:tcPrChange w:id="1608" w:author="Buthelo, AaronRaymond" w:date="2018-04-28T21:03:00Z">
              <w:tcPr>
                <w:tcW w:w="3056" w:type="dxa"/>
              </w:tcPr>
            </w:tcPrChange>
          </w:tcPr>
          <w:p w14:paraId="208E3A38" w14:textId="3F9FE5C7" w:rsidR="00F5594F" w:rsidRDefault="00F5594F" w:rsidP="00F5594F">
            <w:pPr>
              <w:jc w:val="center"/>
            </w:pPr>
            <w:r>
              <w:t>Polynomial</w:t>
            </w:r>
          </w:p>
        </w:tc>
        <w:tc>
          <w:tcPr>
            <w:tcW w:w="3056" w:type="dxa"/>
            <w:vAlign w:val="center"/>
            <w:tcPrChange w:id="1609" w:author="Buthelo, AaronRaymond" w:date="2018-04-28T21:03:00Z">
              <w:tcPr>
                <w:tcW w:w="3056" w:type="dxa"/>
              </w:tcPr>
            </w:tcPrChange>
          </w:tcPr>
          <w:p w14:paraId="0B5C3A88" w14:textId="24B82340" w:rsidR="00F5594F" w:rsidRDefault="0028118D" w:rsidP="00F5594F">
            <w:pPr>
              <w:jc w:val="center"/>
            </w:pPr>
            <w:r>
              <w:t>74.84</w:t>
            </w:r>
          </w:p>
        </w:tc>
      </w:tr>
      <w:tr w:rsidR="00F5594F" w14:paraId="72FB2032" w14:textId="77777777" w:rsidTr="02676EF7">
        <w:trPr>
          <w:trHeight w:val="165"/>
        </w:trPr>
        <w:tc>
          <w:tcPr>
            <w:tcW w:w="1599" w:type="dxa"/>
            <w:vMerge/>
            <w:tcPrChange w:id="1610" w:author="Buthelo, AaronRaymond" w:date="2018-04-28T21:03:00Z">
              <w:tcPr>
                <w:tcW w:w="0" w:type="auto"/>
                <w:vMerge/>
              </w:tcPr>
            </w:tcPrChange>
          </w:tcPr>
          <w:p w14:paraId="2915AA60" w14:textId="77777777" w:rsidR="00F5594F" w:rsidRDefault="00F5594F" w:rsidP="00F5594F">
            <w:pPr>
              <w:jc w:val="center"/>
            </w:pPr>
          </w:p>
        </w:tc>
        <w:tc>
          <w:tcPr>
            <w:tcW w:w="1639" w:type="dxa"/>
            <w:vMerge/>
            <w:vAlign w:val="center"/>
            <w:tcPrChange w:id="1611" w:author="Buthelo, AaronRaymond" w:date="2018-04-28T21:03:00Z">
              <w:tcPr>
                <w:tcW w:w="0" w:type="auto"/>
                <w:vMerge/>
              </w:tcPr>
            </w:tcPrChange>
          </w:tcPr>
          <w:p w14:paraId="3F35F9EB" w14:textId="77777777" w:rsidR="00F5594F" w:rsidRDefault="00F5594F" w:rsidP="00F5594F">
            <w:pPr>
              <w:jc w:val="center"/>
            </w:pPr>
          </w:p>
        </w:tc>
        <w:tc>
          <w:tcPr>
            <w:tcW w:w="3056" w:type="dxa"/>
            <w:vAlign w:val="center"/>
            <w:tcPrChange w:id="1612" w:author="Buthelo, AaronRaymond" w:date="2018-04-28T21:03:00Z">
              <w:tcPr>
                <w:tcW w:w="3056" w:type="dxa"/>
              </w:tcPr>
            </w:tcPrChange>
          </w:tcPr>
          <w:p w14:paraId="14C18C6F" w14:textId="743EE36C" w:rsidR="00F5594F" w:rsidRDefault="00F5594F" w:rsidP="00F5594F">
            <w:pPr>
              <w:jc w:val="center"/>
            </w:pPr>
            <w:r>
              <w:t>Gaussian</w:t>
            </w:r>
          </w:p>
        </w:tc>
        <w:tc>
          <w:tcPr>
            <w:tcW w:w="3056" w:type="dxa"/>
            <w:vAlign w:val="center"/>
            <w:tcPrChange w:id="1613" w:author="Buthelo, AaronRaymond" w:date="2018-04-28T21:03:00Z">
              <w:tcPr>
                <w:tcW w:w="3056" w:type="dxa"/>
              </w:tcPr>
            </w:tcPrChange>
          </w:tcPr>
          <w:p w14:paraId="60352C8E" w14:textId="7A43E16E" w:rsidR="00F5594F" w:rsidRDefault="00C47015" w:rsidP="00F5594F">
            <w:pPr>
              <w:jc w:val="center"/>
            </w:pPr>
            <w:r>
              <w:t>64.65</w:t>
            </w:r>
          </w:p>
        </w:tc>
      </w:tr>
      <w:tr w:rsidR="00F5594F" w14:paraId="609C3AA7" w14:textId="77777777" w:rsidTr="02676EF7">
        <w:trPr>
          <w:trHeight w:val="165"/>
          <w:trPrChange w:id="1614" w:author="Buthelo, AaronRaymond" w:date="2018-04-28T21:03:00Z">
            <w:trPr>
              <w:trHeight w:val="165"/>
            </w:trPr>
          </w:trPrChange>
        </w:trPr>
        <w:tc>
          <w:tcPr>
            <w:tcW w:w="1599" w:type="dxa"/>
            <w:vMerge/>
            <w:tcPrChange w:id="1615" w:author="Buthelo, AaronRaymond" w:date="2018-04-28T21:03:00Z">
              <w:tcPr>
                <w:tcW w:w="1599" w:type="dxa"/>
                <w:vMerge/>
              </w:tcPr>
            </w:tcPrChange>
          </w:tcPr>
          <w:p w14:paraId="270F0B7C" w14:textId="77777777" w:rsidR="00F5594F" w:rsidRDefault="00F5594F" w:rsidP="00F5594F">
            <w:pPr>
              <w:jc w:val="center"/>
            </w:pPr>
          </w:p>
        </w:tc>
        <w:tc>
          <w:tcPr>
            <w:tcW w:w="1639" w:type="dxa"/>
            <w:vMerge w:val="restart"/>
            <w:shd w:val="clear" w:color="auto" w:fill="D9E2F3" w:themeFill="accent1" w:themeFillTint="33"/>
            <w:vAlign w:val="center"/>
            <w:tcPrChange w:id="1616" w:author="Buthelo, AaronRaymond" w:date="2018-04-28T21:03:00Z">
              <w:tcPr>
                <w:tcW w:w="1639" w:type="dxa"/>
                <w:vMerge w:val="restart"/>
                <w:vAlign w:val="center"/>
              </w:tcPr>
            </w:tcPrChange>
          </w:tcPr>
          <w:p w14:paraId="07386E7D" w14:textId="2BA7A829" w:rsidR="00F5594F" w:rsidRDefault="00F5594F" w:rsidP="00F5594F">
            <w:pPr>
              <w:jc w:val="center"/>
            </w:pPr>
            <w:r>
              <w:t>4</w:t>
            </w:r>
          </w:p>
        </w:tc>
        <w:tc>
          <w:tcPr>
            <w:tcW w:w="3056" w:type="dxa"/>
            <w:shd w:val="clear" w:color="auto" w:fill="D9E2F3" w:themeFill="accent1" w:themeFillTint="33"/>
            <w:vAlign w:val="center"/>
            <w:tcPrChange w:id="1617" w:author="Buthelo, AaronRaymond" w:date="2018-04-28T21:03:00Z">
              <w:tcPr>
                <w:tcW w:w="3056" w:type="dxa"/>
                <w:vAlign w:val="center"/>
              </w:tcPr>
            </w:tcPrChange>
          </w:tcPr>
          <w:p w14:paraId="1AF36E1B" w14:textId="59EB0589" w:rsidR="00F5594F" w:rsidRDefault="00F5594F" w:rsidP="00F5594F">
            <w:pPr>
              <w:jc w:val="center"/>
            </w:pPr>
            <w:r>
              <w:t>Linear</w:t>
            </w:r>
          </w:p>
        </w:tc>
        <w:tc>
          <w:tcPr>
            <w:tcW w:w="3056" w:type="dxa"/>
            <w:shd w:val="clear" w:color="auto" w:fill="D9E2F3" w:themeFill="accent1" w:themeFillTint="33"/>
            <w:vAlign w:val="center"/>
            <w:tcPrChange w:id="1618" w:author="Buthelo, AaronRaymond" w:date="2018-04-28T21:03:00Z">
              <w:tcPr>
                <w:tcW w:w="3056" w:type="dxa"/>
                <w:vAlign w:val="center"/>
              </w:tcPr>
            </w:tcPrChange>
          </w:tcPr>
          <w:p w14:paraId="07D3BA3C" w14:textId="047614B9" w:rsidR="00F5594F" w:rsidRDefault="007E39BD" w:rsidP="00F5594F">
            <w:pPr>
              <w:jc w:val="center"/>
            </w:pPr>
            <w:r>
              <w:t>73.24</w:t>
            </w:r>
          </w:p>
        </w:tc>
      </w:tr>
      <w:tr w:rsidR="00F5594F" w14:paraId="09119693" w14:textId="77777777" w:rsidTr="02676EF7">
        <w:trPr>
          <w:trHeight w:val="165"/>
          <w:trPrChange w:id="1619" w:author="Buthelo, AaronRaymond" w:date="2018-04-28T21:03:00Z">
            <w:trPr>
              <w:trHeight w:val="165"/>
            </w:trPr>
          </w:trPrChange>
        </w:trPr>
        <w:tc>
          <w:tcPr>
            <w:tcW w:w="1599" w:type="dxa"/>
            <w:vMerge/>
            <w:tcPrChange w:id="1620" w:author="Buthelo, AaronRaymond" w:date="2018-04-28T21:03:00Z">
              <w:tcPr>
                <w:tcW w:w="1599" w:type="dxa"/>
                <w:vMerge/>
              </w:tcPr>
            </w:tcPrChange>
          </w:tcPr>
          <w:p w14:paraId="648314F9" w14:textId="77777777" w:rsidR="00F5594F" w:rsidRDefault="00F5594F" w:rsidP="00F5594F">
            <w:pPr>
              <w:jc w:val="center"/>
            </w:pPr>
          </w:p>
        </w:tc>
        <w:tc>
          <w:tcPr>
            <w:tcW w:w="1639" w:type="dxa"/>
            <w:vMerge/>
            <w:shd w:val="clear" w:color="auto" w:fill="D9E2F3" w:themeFill="accent1" w:themeFillTint="33"/>
            <w:vAlign w:val="center"/>
            <w:tcPrChange w:id="1621" w:author="Buthelo, AaronRaymond" w:date="2018-04-28T21:03:00Z">
              <w:tcPr>
                <w:tcW w:w="1639" w:type="dxa"/>
                <w:vMerge/>
                <w:vAlign w:val="center"/>
              </w:tcPr>
            </w:tcPrChange>
          </w:tcPr>
          <w:p w14:paraId="13C87B69" w14:textId="77777777" w:rsidR="00F5594F" w:rsidRDefault="00F5594F" w:rsidP="00F5594F">
            <w:pPr>
              <w:jc w:val="center"/>
            </w:pPr>
          </w:p>
        </w:tc>
        <w:tc>
          <w:tcPr>
            <w:tcW w:w="3056" w:type="dxa"/>
            <w:shd w:val="clear" w:color="auto" w:fill="D9E2F3" w:themeFill="accent1" w:themeFillTint="33"/>
            <w:vAlign w:val="center"/>
            <w:tcPrChange w:id="1622" w:author="Buthelo, AaronRaymond" w:date="2018-04-28T21:03:00Z">
              <w:tcPr>
                <w:tcW w:w="3056" w:type="dxa"/>
                <w:vAlign w:val="center"/>
              </w:tcPr>
            </w:tcPrChange>
          </w:tcPr>
          <w:p w14:paraId="0D3334A7" w14:textId="4133043C" w:rsidR="00F5594F" w:rsidRDefault="00F5594F" w:rsidP="00F5594F">
            <w:pPr>
              <w:jc w:val="center"/>
            </w:pPr>
            <w:r>
              <w:t>Polynomial</w:t>
            </w:r>
          </w:p>
        </w:tc>
        <w:tc>
          <w:tcPr>
            <w:tcW w:w="3056" w:type="dxa"/>
            <w:shd w:val="clear" w:color="auto" w:fill="D9E2F3" w:themeFill="accent1" w:themeFillTint="33"/>
            <w:vAlign w:val="center"/>
            <w:tcPrChange w:id="1623" w:author="Buthelo, AaronRaymond" w:date="2018-04-28T21:03:00Z">
              <w:tcPr>
                <w:tcW w:w="3056" w:type="dxa"/>
                <w:vAlign w:val="center"/>
              </w:tcPr>
            </w:tcPrChange>
          </w:tcPr>
          <w:p w14:paraId="0077A56A" w14:textId="10CF1446" w:rsidR="00F5594F" w:rsidRDefault="0028118D" w:rsidP="00F5594F">
            <w:pPr>
              <w:jc w:val="center"/>
            </w:pPr>
            <w:r>
              <w:t>62.74</w:t>
            </w:r>
          </w:p>
        </w:tc>
      </w:tr>
      <w:tr w:rsidR="00F5594F" w14:paraId="6DC9E84C" w14:textId="77777777" w:rsidTr="02676EF7">
        <w:trPr>
          <w:trHeight w:val="165"/>
          <w:trPrChange w:id="1624" w:author="Buthelo, AaronRaymond" w:date="2018-04-28T21:03:00Z">
            <w:trPr>
              <w:trHeight w:val="165"/>
            </w:trPr>
          </w:trPrChange>
        </w:trPr>
        <w:tc>
          <w:tcPr>
            <w:tcW w:w="1599" w:type="dxa"/>
            <w:vMerge/>
            <w:tcPrChange w:id="1625" w:author="Buthelo, AaronRaymond" w:date="2018-04-28T21:03:00Z">
              <w:tcPr>
                <w:tcW w:w="1599" w:type="dxa"/>
                <w:vMerge/>
              </w:tcPr>
            </w:tcPrChange>
          </w:tcPr>
          <w:p w14:paraId="02CA2853" w14:textId="77777777" w:rsidR="00F5594F" w:rsidRDefault="00F5594F" w:rsidP="00F5594F">
            <w:pPr>
              <w:jc w:val="center"/>
            </w:pPr>
          </w:p>
        </w:tc>
        <w:tc>
          <w:tcPr>
            <w:tcW w:w="1639" w:type="dxa"/>
            <w:vMerge/>
            <w:shd w:val="clear" w:color="auto" w:fill="D9E2F3" w:themeFill="accent1" w:themeFillTint="33"/>
            <w:vAlign w:val="center"/>
            <w:tcPrChange w:id="1626" w:author="Buthelo, AaronRaymond" w:date="2018-04-28T21:03:00Z">
              <w:tcPr>
                <w:tcW w:w="1639" w:type="dxa"/>
                <w:vMerge/>
                <w:vAlign w:val="center"/>
              </w:tcPr>
            </w:tcPrChange>
          </w:tcPr>
          <w:p w14:paraId="2079A97F" w14:textId="77777777" w:rsidR="00F5594F" w:rsidRDefault="00F5594F" w:rsidP="00F5594F">
            <w:pPr>
              <w:jc w:val="center"/>
            </w:pPr>
          </w:p>
        </w:tc>
        <w:tc>
          <w:tcPr>
            <w:tcW w:w="3056" w:type="dxa"/>
            <w:shd w:val="clear" w:color="auto" w:fill="D9E2F3" w:themeFill="accent1" w:themeFillTint="33"/>
            <w:vAlign w:val="center"/>
            <w:tcPrChange w:id="1627" w:author="Buthelo, AaronRaymond" w:date="2018-04-28T21:03:00Z">
              <w:tcPr>
                <w:tcW w:w="3056" w:type="dxa"/>
                <w:vAlign w:val="center"/>
              </w:tcPr>
            </w:tcPrChange>
          </w:tcPr>
          <w:p w14:paraId="766824D8" w14:textId="5D363A07" w:rsidR="00F5594F" w:rsidRDefault="00F5594F" w:rsidP="00F5594F">
            <w:pPr>
              <w:jc w:val="center"/>
            </w:pPr>
            <w:r>
              <w:t>Gaussian</w:t>
            </w:r>
          </w:p>
        </w:tc>
        <w:tc>
          <w:tcPr>
            <w:tcW w:w="3056" w:type="dxa"/>
            <w:shd w:val="clear" w:color="auto" w:fill="D9E2F3" w:themeFill="accent1" w:themeFillTint="33"/>
            <w:vAlign w:val="center"/>
            <w:tcPrChange w:id="1628" w:author="Buthelo, AaronRaymond" w:date="2018-04-28T21:03:00Z">
              <w:tcPr>
                <w:tcW w:w="3056" w:type="dxa"/>
                <w:vAlign w:val="center"/>
              </w:tcPr>
            </w:tcPrChange>
          </w:tcPr>
          <w:p w14:paraId="145A7868" w14:textId="192C2430" w:rsidR="00F5594F" w:rsidRDefault="00C47015" w:rsidP="00F5594F">
            <w:pPr>
              <w:jc w:val="center"/>
            </w:pPr>
            <w:r>
              <w:t>58.92</w:t>
            </w:r>
          </w:p>
        </w:tc>
      </w:tr>
      <w:tr w:rsidR="00F5594F" w14:paraId="235FD213" w14:textId="77777777" w:rsidTr="02676EF7">
        <w:trPr>
          <w:trHeight w:val="165"/>
        </w:trPr>
        <w:tc>
          <w:tcPr>
            <w:tcW w:w="1599" w:type="dxa"/>
            <w:vMerge/>
            <w:tcPrChange w:id="1629" w:author="Buthelo, AaronRaymond" w:date="2018-04-28T21:03:00Z">
              <w:tcPr>
                <w:tcW w:w="0" w:type="auto"/>
                <w:vMerge/>
              </w:tcPr>
            </w:tcPrChange>
          </w:tcPr>
          <w:p w14:paraId="75E1A67D" w14:textId="77777777" w:rsidR="00F5594F" w:rsidRDefault="00F5594F" w:rsidP="00F5594F">
            <w:pPr>
              <w:jc w:val="center"/>
            </w:pPr>
          </w:p>
        </w:tc>
        <w:tc>
          <w:tcPr>
            <w:tcW w:w="1639" w:type="dxa"/>
            <w:vMerge w:val="restart"/>
            <w:vAlign w:val="center"/>
            <w:tcPrChange w:id="1630" w:author="Buthelo, AaronRaymond" w:date="2018-04-28T21:03:00Z">
              <w:tcPr>
                <w:tcW w:w="1639" w:type="dxa"/>
                <w:vMerge w:val="restart"/>
              </w:tcPr>
            </w:tcPrChange>
          </w:tcPr>
          <w:p w14:paraId="6CBD056A" w14:textId="045CFC48" w:rsidR="00F5594F" w:rsidRDefault="00F5594F" w:rsidP="00F5594F">
            <w:pPr>
              <w:jc w:val="center"/>
            </w:pPr>
            <w:r>
              <w:t>5</w:t>
            </w:r>
          </w:p>
        </w:tc>
        <w:tc>
          <w:tcPr>
            <w:tcW w:w="3056" w:type="dxa"/>
            <w:vAlign w:val="center"/>
            <w:tcPrChange w:id="1631" w:author="Buthelo, AaronRaymond" w:date="2018-04-28T21:03:00Z">
              <w:tcPr>
                <w:tcW w:w="3056" w:type="dxa"/>
              </w:tcPr>
            </w:tcPrChange>
          </w:tcPr>
          <w:p w14:paraId="2A85A507" w14:textId="7E47128C" w:rsidR="00F5594F" w:rsidRDefault="00F5594F" w:rsidP="00F5594F">
            <w:pPr>
              <w:jc w:val="center"/>
            </w:pPr>
            <w:r>
              <w:t>Linear</w:t>
            </w:r>
          </w:p>
        </w:tc>
        <w:tc>
          <w:tcPr>
            <w:tcW w:w="3056" w:type="dxa"/>
            <w:vAlign w:val="center"/>
            <w:tcPrChange w:id="1632" w:author="Buthelo, AaronRaymond" w:date="2018-04-28T21:03:00Z">
              <w:tcPr>
                <w:tcW w:w="3056" w:type="dxa"/>
              </w:tcPr>
            </w:tcPrChange>
          </w:tcPr>
          <w:p w14:paraId="6418B836" w14:textId="3A5DC161" w:rsidR="00F5594F" w:rsidRDefault="007E39BD" w:rsidP="00F5594F">
            <w:pPr>
              <w:jc w:val="center"/>
            </w:pPr>
            <w:r>
              <w:t>81.84</w:t>
            </w:r>
          </w:p>
        </w:tc>
      </w:tr>
      <w:tr w:rsidR="00F5594F" w14:paraId="1D74506F" w14:textId="77777777" w:rsidTr="02676EF7">
        <w:trPr>
          <w:trHeight w:val="165"/>
        </w:trPr>
        <w:tc>
          <w:tcPr>
            <w:tcW w:w="1599" w:type="dxa"/>
            <w:vMerge/>
            <w:tcPrChange w:id="1633" w:author="Buthelo, AaronRaymond" w:date="2018-04-28T21:03:00Z">
              <w:tcPr>
                <w:tcW w:w="0" w:type="auto"/>
                <w:vMerge/>
              </w:tcPr>
            </w:tcPrChange>
          </w:tcPr>
          <w:p w14:paraId="2E0AF04E" w14:textId="77777777" w:rsidR="00F5594F" w:rsidRDefault="00F5594F" w:rsidP="00F5594F">
            <w:pPr>
              <w:jc w:val="center"/>
            </w:pPr>
          </w:p>
        </w:tc>
        <w:tc>
          <w:tcPr>
            <w:tcW w:w="1639" w:type="dxa"/>
            <w:vMerge/>
            <w:vAlign w:val="center"/>
            <w:tcPrChange w:id="1634" w:author="Buthelo, AaronRaymond" w:date="2018-04-28T21:03:00Z">
              <w:tcPr>
                <w:tcW w:w="0" w:type="auto"/>
                <w:vMerge/>
              </w:tcPr>
            </w:tcPrChange>
          </w:tcPr>
          <w:p w14:paraId="74B1AC29" w14:textId="77777777" w:rsidR="00F5594F" w:rsidRDefault="00F5594F" w:rsidP="00F5594F">
            <w:pPr>
              <w:jc w:val="center"/>
            </w:pPr>
          </w:p>
        </w:tc>
        <w:tc>
          <w:tcPr>
            <w:tcW w:w="3056" w:type="dxa"/>
            <w:vAlign w:val="center"/>
            <w:tcPrChange w:id="1635" w:author="Buthelo, AaronRaymond" w:date="2018-04-28T21:03:00Z">
              <w:tcPr>
                <w:tcW w:w="3056" w:type="dxa"/>
              </w:tcPr>
            </w:tcPrChange>
          </w:tcPr>
          <w:p w14:paraId="5F269A34" w14:textId="0A50F023" w:rsidR="00F5594F" w:rsidRDefault="00F5594F" w:rsidP="00F5594F">
            <w:pPr>
              <w:jc w:val="center"/>
            </w:pPr>
            <w:r>
              <w:t>Polynomial</w:t>
            </w:r>
          </w:p>
        </w:tc>
        <w:tc>
          <w:tcPr>
            <w:tcW w:w="3056" w:type="dxa"/>
            <w:vAlign w:val="center"/>
            <w:tcPrChange w:id="1636" w:author="Buthelo, AaronRaymond" w:date="2018-04-28T21:03:00Z">
              <w:tcPr>
                <w:tcW w:w="3056" w:type="dxa"/>
              </w:tcPr>
            </w:tcPrChange>
          </w:tcPr>
          <w:p w14:paraId="66F699BA" w14:textId="1574D1AA" w:rsidR="00F5594F" w:rsidRDefault="0028118D" w:rsidP="00F5594F">
            <w:pPr>
              <w:jc w:val="center"/>
            </w:pPr>
            <w:r>
              <w:t>69.43</w:t>
            </w:r>
          </w:p>
        </w:tc>
      </w:tr>
      <w:tr w:rsidR="00F5594F" w14:paraId="22C4CDB1" w14:textId="77777777" w:rsidTr="02676EF7">
        <w:trPr>
          <w:trHeight w:val="165"/>
        </w:trPr>
        <w:tc>
          <w:tcPr>
            <w:tcW w:w="1599" w:type="dxa"/>
            <w:vMerge/>
            <w:tcPrChange w:id="1637" w:author="Buthelo, AaronRaymond" w:date="2018-04-28T21:03:00Z">
              <w:tcPr>
                <w:tcW w:w="0" w:type="auto"/>
                <w:vMerge/>
              </w:tcPr>
            </w:tcPrChange>
          </w:tcPr>
          <w:p w14:paraId="123E8054" w14:textId="77777777" w:rsidR="00F5594F" w:rsidRDefault="00F5594F" w:rsidP="00F5594F">
            <w:pPr>
              <w:jc w:val="center"/>
            </w:pPr>
          </w:p>
        </w:tc>
        <w:tc>
          <w:tcPr>
            <w:tcW w:w="1639" w:type="dxa"/>
            <w:vMerge/>
            <w:vAlign w:val="center"/>
            <w:tcPrChange w:id="1638" w:author="Buthelo, AaronRaymond" w:date="2018-04-28T21:03:00Z">
              <w:tcPr>
                <w:tcW w:w="0" w:type="auto"/>
                <w:vMerge/>
              </w:tcPr>
            </w:tcPrChange>
          </w:tcPr>
          <w:p w14:paraId="02CDCD5E" w14:textId="77777777" w:rsidR="00F5594F" w:rsidRDefault="00F5594F" w:rsidP="00F5594F">
            <w:pPr>
              <w:jc w:val="center"/>
            </w:pPr>
          </w:p>
        </w:tc>
        <w:tc>
          <w:tcPr>
            <w:tcW w:w="3056" w:type="dxa"/>
            <w:vAlign w:val="center"/>
            <w:tcPrChange w:id="1639" w:author="Buthelo, AaronRaymond" w:date="2018-04-28T21:03:00Z">
              <w:tcPr>
                <w:tcW w:w="3056" w:type="dxa"/>
              </w:tcPr>
            </w:tcPrChange>
          </w:tcPr>
          <w:p w14:paraId="2C4C4121" w14:textId="5E1923C3" w:rsidR="00F5594F" w:rsidRDefault="00F5594F" w:rsidP="00F5594F">
            <w:pPr>
              <w:jc w:val="center"/>
            </w:pPr>
            <w:r>
              <w:t>Gaussian</w:t>
            </w:r>
          </w:p>
        </w:tc>
        <w:tc>
          <w:tcPr>
            <w:tcW w:w="3056" w:type="dxa"/>
            <w:vAlign w:val="center"/>
            <w:tcPrChange w:id="1640" w:author="Buthelo, AaronRaymond" w:date="2018-04-28T21:03:00Z">
              <w:tcPr>
                <w:tcW w:w="3056" w:type="dxa"/>
              </w:tcPr>
            </w:tcPrChange>
          </w:tcPr>
          <w:p w14:paraId="046B4864" w14:textId="4D74F637" w:rsidR="00F5594F" w:rsidRDefault="00C47015" w:rsidP="00F5594F">
            <w:pPr>
              <w:jc w:val="center"/>
            </w:pPr>
            <w:r>
              <w:t>62.11</w:t>
            </w:r>
          </w:p>
        </w:tc>
      </w:tr>
    </w:tbl>
    <w:p w14:paraId="7033D9A5" w14:textId="77777777" w:rsidR="00DF006C" w:rsidRDefault="00DF006C" w:rsidP="00F5594F">
      <w:pPr>
        <w:pStyle w:val="ListParagraph"/>
        <w:ind w:left="360"/>
        <w:rPr>
          <w:b/>
        </w:rPr>
      </w:pPr>
    </w:p>
    <w:p w14:paraId="3253921A" w14:textId="77777777" w:rsidR="00AF02FD" w:rsidRDefault="00AF02FD">
      <w:pPr>
        <w:pStyle w:val="ListParagraph"/>
        <w:ind w:left="360"/>
        <w:jc w:val="both"/>
        <w:rPr>
          <w:ins w:id="1641" w:author="Solimine, Jaclyn V" w:date="2018-04-29T15:54:00Z"/>
        </w:rPr>
        <w:pPrChange w:id="1642" w:author="Solimine, Jaclyn V" w:date="2018-04-29T14:39:00Z">
          <w:pPr>
            <w:pStyle w:val="ListParagraph"/>
            <w:ind w:left="360"/>
          </w:pPr>
        </w:pPrChange>
      </w:pPr>
    </w:p>
    <w:p w14:paraId="4B18BB33" w14:textId="77777777" w:rsidR="00AF02FD" w:rsidRDefault="00AF02FD">
      <w:pPr>
        <w:pStyle w:val="ListParagraph"/>
        <w:ind w:left="360"/>
        <w:jc w:val="both"/>
        <w:rPr>
          <w:ins w:id="1643" w:author="Solimine, Jaclyn V" w:date="2018-04-29T15:54:00Z"/>
        </w:rPr>
        <w:pPrChange w:id="1644" w:author="Solimine, Jaclyn V" w:date="2018-04-29T14:39:00Z">
          <w:pPr>
            <w:pStyle w:val="ListParagraph"/>
            <w:ind w:left="360"/>
          </w:pPr>
        </w:pPrChange>
      </w:pPr>
    </w:p>
    <w:p w14:paraId="0ED25F82" w14:textId="77777777" w:rsidR="00AF02FD" w:rsidRDefault="00AF02FD">
      <w:pPr>
        <w:pStyle w:val="ListParagraph"/>
        <w:ind w:left="360"/>
        <w:jc w:val="both"/>
        <w:rPr>
          <w:ins w:id="1645" w:author="Solimine, Jaclyn V" w:date="2018-04-29T15:54:00Z"/>
        </w:rPr>
        <w:pPrChange w:id="1646" w:author="Solimine, Jaclyn V" w:date="2018-04-29T14:39:00Z">
          <w:pPr>
            <w:pStyle w:val="ListParagraph"/>
            <w:ind w:left="360"/>
          </w:pPr>
        </w:pPrChange>
      </w:pPr>
    </w:p>
    <w:p w14:paraId="37A6B8BF" w14:textId="77777777" w:rsidR="00AF02FD" w:rsidRDefault="00AF02FD">
      <w:pPr>
        <w:pStyle w:val="ListParagraph"/>
        <w:ind w:left="360"/>
        <w:jc w:val="both"/>
        <w:rPr>
          <w:ins w:id="1647" w:author="Solimine, Jaclyn V" w:date="2018-04-29T15:54:00Z"/>
        </w:rPr>
        <w:pPrChange w:id="1648" w:author="Solimine, Jaclyn V" w:date="2018-04-29T14:39:00Z">
          <w:pPr>
            <w:pStyle w:val="ListParagraph"/>
            <w:ind w:left="360"/>
          </w:pPr>
        </w:pPrChange>
      </w:pPr>
    </w:p>
    <w:p w14:paraId="785DBBE4" w14:textId="77777777" w:rsidR="003079B2" w:rsidDel="001C19C7" w:rsidRDefault="002B5752">
      <w:pPr>
        <w:pStyle w:val="ListParagraph"/>
        <w:ind w:left="360"/>
        <w:jc w:val="both"/>
        <w:rPr>
          <w:del w:id="1649" w:author="Solimine, Jaclyn V" w:date="2018-04-27T22:16:00Z"/>
        </w:rPr>
        <w:pPrChange w:id="1650" w:author="Solimine, Jaclyn V" w:date="2018-04-29T14:39:00Z">
          <w:pPr>
            <w:pStyle w:val="ListParagraph"/>
            <w:ind w:left="360"/>
          </w:pPr>
        </w:pPrChange>
      </w:pPr>
      <w:ins w:id="1651" w:author="Solimine, Jaclyn V" w:date="2018-04-19T19:47:00Z">
        <w:r>
          <w:lastRenderedPageBreak/>
          <w:t xml:space="preserve">In nearly every case </w:t>
        </w:r>
        <w:r w:rsidR="00BB2325">
          <w:t xml:space="preserve">(with </w:t>
        </w:r>
      </w:ins>
      <w:ins w:id="1652" w:author="Solimine, Jaclyn V" w:date="2018-04-19T21:01:00Z">
        <w:r w:rsidR="00BB2325">
          <w:t>or</w:t>
        </w:r>
      </w:ins>
      <w:ins w:id="1653" w:author="Solimine, Jaclyn V" w:date="2018-04-19T19:47:00Z">
        <w:r>
          <w:t xml:space="preserve"> without PCA), the</w:t>
        </w:r>
      </w:ins>
      <w:ins w:id="1654" w:author="Solimine, Jaclyn V" w:date="2018-04-19T19:48:00Z">
        <w:r>
          <w:t xml:space="preserve"> classification accuracy of the</w:t>
        </w:r>
      </w:ins>
      <w:ins w:id="1655" w:author="Solimine, Jaclyn V" w:date="2018-04-19T19:47:00Z">
        <w:r>
          <w:t xml:space="preserve"> SVM models </w:t>
        </w:r>
      </w:ins>
      <w:ins w:id="1656" w:author="Solimine, Jaclyn V" w:date="2018-04-19T19:48:00Z">
        <w:r>
          <w:t xml:space="preserve">trained </w:t>
        </w:r>
      </w:ins>
      <w:ins w:id="1657" w:author="Solimine, Jaclyn V" w:date="2018-04-19T19:47:00Z">
        <w:r>
          <w:t>using the linear kernel function</w:t>
        </w:r>
      </w:ins>
      <w:ins w:id="1658" w:author="Solimine, Jaclyn V" w:date="2018-04-19T19:48:00Z">
        <w:r>
          <w:t xml:space="preserve"> outperformed the Gaussian </w:t>
        </w:r>
        <w:r w:rsidR="00AD06B9">
          <w:t>and polynomial kerne</w:t>
        </w:r>
      </w:ins>
      <w:ins w:id="1659" w:author="Solimine, Jaclyn V" w:date="2018-04-22T20:06:00Z">
        <w:r w:rsidR="00AD06B9">
          <w:t>ls</w:t>
        </w:r>
      </w:ins>
      <w:ins w:id="1660" w:author="Solimine, Jaclyn V" w:date="2018-04-19T19:48:00Z">
        <w:r w:rsidRPr="02676EF7">
          <w:t>.</w:t>
        </w:r>
      </w:ins>
      <w:ins w:id="1661" w:author="Solimine, Jaclyn V" w:date="2018-04-22T20:26:00Z">
        <w:r w:rsidR="00483072">
          <w:t xml:space="preserve"> This indicates that the </w:t>
        </w:r>
      </w:ins>
      <w:ins w:id="1662" w:author="Solimine, Jaclyn V" w:date="2018-04-22T20:27:00Z">
        <w:r w:rsidR="0051372E">
          <w:t xml:space="preserve">classes are linearly separable given the </w:t>
        </w:r>
      </w:ins>
      <w:ins w:id="1663" w:author="Solimine, Jaclyn V" w:date="2018-04-22T20:26:00Z">
        <w:r w:rsidR="00483072">
          <w:t>ava</w:t>
        </w:r>
        <w:r w:rsidR="0051372E">
          <w:t>ilable features</w:t>
        </w:r>
      </w:ins>
      <w:ins w:id="1664" w:author="Solimine, Jaclyn V" w:date="2018-04-22T20:27:00Z">
        <w:r w:rsidR="0051372E">
          <w:t xml:space="preserve">, and performance is not significantly improved by mapping the data to a higher feature space. </w:t>
        </w:r>
      </w:ins>
      <w:ins w:id="1665" w:author="Solimine, Jaclyn V" w:date="2018-04-22T20:26:00Z">
        <w:r w:rsidR="0051372E" w:rsidRPr="02676EF7">
          <w:t xml:space="preserve"> </w:t>
        </w:r>
      </w:ins>
      <w:ins w:id="1666" w:author="Solimine, Jaclyn V" w:date="2018-04-19T21:02:00Z">
        <w:r w:rsidR="0042022D">
          <w:t>In addition, the</w:t>
        </w:r>
      </w:ins>
      <w:ins w:id="1667" w:author="Solimine, Jaclyn V" w:date="2018-04-19T19:49:00Z">
        <w:r>
          <w:t xml:space="preserve"> classification results found </w:t>
        </w:r>
      </w:ins>
      <w:ins w:id="1668" w:author="Solimine, Jaclyn V" w:date="2018-04-19T19:50:00Z">
        <w:r>
          <w:t xml:space="preserve">using </w:t>
        </w:r>
      </w:ins>
      <w:ins w:id="1669" w:author="Solimine, Jaclyn V" w:date="2018-04-19T19:49:00Z">
        <w:r>
          <w:t>the</w:t>
        </w:r>
      </w:ins>
      <w:ins w:id="1670" w:author="Solimine, Jaclyn V" w:date="2018-04-19T19:50:00Z">
        <w:r>
          <w:t xml:space="preserve"> PCA</w:t>
        </w:r>
      </w:ins>
      <w:ins w:id="1671" w:author="Solimine, Jaclyn V" w:date="2018-04-19T19:49:00Z">
        <w:r>
          <w:t xml:space="preserve"> reduced-dimensionality feat</w:t>
        </w:r>
      </w:ins>
      <w:ins w:id="1672" w:author="Solimine, Jaclyn V" w:date="2018-04-19T19:50:00Z">
        <w:r>
          <w:t>ur</w:t>
        </w:r>
      </w:ins>
      <w:ins w:id="1673" w:author="Solimine, Jaclyn V" w:date="2018-04-19T19:49:00Z">
        <w:r>
          <w:t xml:space="preserve">e </w:t>
        </w:r>
      </w:ins>
      <w:ins w:id="1674" w:author="Solimine, Jaclyn V" w:date="2018-04-19T19:51:00Z">
        <w:r>
          <w:t>s</w:t>
        </w:r>
      </w:ins>
      <w:ins w:id="1675" w:author="Solimine, Jaclyn V" w:date="2018-04-19T19:50:00Z">
        <w:r>
          <w:t>e</w:t>
        </w:r>
      </w:ins>
      <w:ins w:id="1676" w:author="Solimine, Jaclyn V" w:date="2018-04-19T19:51:00Z">
        <w:r>
          <w:t>t</w:t>
        </w:r>
      </w:ins>
      <w:ins w:id="1677" w:author="Solimine, Jaclyn V" w:date="2018-04-19T19:50:00Z">
        <w:r>
          <w:t xml:space="preserve"> were comparable to those found using the full feature s</w:t>
        </w:r>
      </w:ins>
      <w:ins w:id="1678" w:author="Solimine, Jaclyn V" w:date="2018-04-19T19:51:00Z">
        <w:r>
          <w:t>et</w:t>
        </w:r>
      </w:ins>
      <w:ins w:id="1679" w:author="Solimine, Jaclyn V" w:date="2018-04-19T19:50:00Z">
        <w:r>
          <w:t xml:space="preserve">, despite </w:t>
        </w:r>
      </w:ins>
      <w:ins w:id="1680" w:author="Solimine, Jaclyn V" w:date="2018-04-19T19:51:00Z">
        <w:r>
          <w:t xml:space="preserve">one feature set being nearly half the size of the other. </w:t>
        </w:r>
      </w:ins>
      <w:ins w:id="1681" w:author="Solimine, Jaclyn V" w:date="2018-04-19T21:02:00Z">
        <w:r w:rsidR="0042022D">
          <w:t xml:space="preserve">This </w:t>
        </w:r>
      </w:ins>
      <w:ins w:id="1682" w:author="Solimine, Jaclyn V" w:date="2018-04-19T21:04:00Z">
        <w:r w:rsidR="00CA6735">
          <w:t>suggests</w:t>
        </w:r>
      </w:ins>
      <w:ins w:id="1683" w:author="Solimine, Jaclyn V" w:date="2018-04-19T21:02:00Z">
        <w:r w:rsidR="0042022D">
          <w:t xml:space="preserve"> tha</w:t>
        </w:r>
      </w:ins>
      <w:ins w:id="1684" w:author="Solimine, Jaclyn V" w:date="2018-04-19T21:03:00Z">
        <w:r w:rsidR="00CA6735">
          <w:t xml:space="preserve">t the efficiency of the model can be improved </w:t>
        </w:r>
      </w:ins>
      <w:ins w:id="1685" w:author="Solimine, Jaclyn V" w:date="2018-04-19T21:04:00Z">
        <w:r w:rsidR="00CA6735">
          <w:t>by using PCA to reduce the dimensionality of the feature set, with little loss to the overall accuracy of the classification results.</w:t>
        </w:r>
      </w:ins>
    </w:p>
    <w:p w14:paraId="2DF14361" w14:textId="77777777" w:rsidR="001C19C7" w:rsidRDefault="001C19C7">
      <w:pPr>
        <w:pStyle w:val="ListParagraph"/>
        <w:ind w:left="360"/>
        <w:jc w:val="both"/>
        <w:rPr>
          <w:ins w:id="1686" w:author="Solimine, Jaclyn V" w:date="2018-04-27T22:16:00Z"/>
        </w:rPr>
        <w:pPrChange w:id="1687" w:author="Solimine, Jaclyn V" w:date="2018-04-29T14:39:00Z">
          <w:pPr>
            <w:pStyle w:val="ListParagraph"/>
            <w:ind w:left="360"/>
          </w:pPr>
        </w:pPrChange>
      </w:pPr>
    </w:p>
    <w:p w14:paraId="33704402" w14:textId="77777777" w:rsidR="001C19C7" w:rsidRDefault="001C19C7">
      <w:pPr>
        <w:pStyle w:val="ListParagraph"/>
        <w:ind w:left="360"/>
        <w:rPr>
          <w:ins w:id="1688" w:author="Solimine, Jaclyn V" w:date="2018-04-27T22:16:00Z"/>
        </w:rPr>
      </w:pPr>
    </w:p>
    <w:p w14:paraId="7122B905" w14:textId="32FF43FD" w:rsidR="003079B2" w:rsidDel="001C19C7" w:rsidRDefault="003079B2">
      <w:pPr>
        <w:pStyle w:val="ListParagraph"/>
        <w:ind w:left="360"/>
        <w:jc w:val="both"/>
        <w:rPr>
          <w:ins w:id="1689" w:author="Solimine, Jaclyn V [2]" w:date="2018-04-26T13:21:00Z"/>
          <w:del w:id="1690" w:author="Solimine, Jaclyn V" w:date="2018-04-27T22:16:00Z"/>
        </w:rPr>
        <w:pPrChange w:id="1691" w:author="Solimine, Jaclyn V" w:date="2018-04-29T14:39:00Z">
          <w:pPr>
            <w:pStyle w:val="ListParagraph"/>
            <w:ind w:left="360"/>
          </w:pPr>
        </w:pPrChange>
      </w:pPr>
    </w:p>
    <w:p w14:paraId="4A34872E" w14:textId="720F89C4" w:rsidR="00DF006C" w:rsidDel="00A238AE" w:rsidRDefault="00DB6773">
      <w:pPr>
        <w:pStyle w:val="ListParagraph"/>
        <w:ind w:left="360"/>
        <w:jc w:val="both"/>
        <w:rPr>
          <w:del w:id="1692" w:author="Solimine, Jaclyn V" w:date="2018-04-19T19:50:00Z"/>
        </w:rPr>
        <w:pPrChange w:id="1693" w:author="Solimine, Jaclyn V" w:date="2018-04-29T14:39:00Z">
          <w:pPr>
            <w:pStyle w:val="ListParagraph"/>
            <w:ind w:left="360"/>
          </w:pPr>
        </w:pPrChange>
      </w:pPr>
      <w:ins w:id="1694" w:author="Solimine, Jaclyn V [2]" w:date="2018-04-26T13:21:00Z">
        <w:r>
          <w:t>The binary case proved to be sufficien</w:t>
        </w:r>
      </w:ins>
      <w:ins w:id="1695" w:author="Solimine, Jaclyn V [2]" w:date="2018-04-26T13:22:00Z">
        <w:r>
          <w:t>t</w:t>
        </w:r>
      </w:ins>
      <w:ins w:id="1696" w:author="Solimine, Jaclyn V [2]" w:date="2018-04-26T13:21:00Z">
        <w:r>
          <w:t xml:space="preserve"> in differentiating between th</w:t>
        </w:r>
      </w:ins>
      <w:ins w:id="1697" w:author="Solimine, Jaclyn V [2]" w:date="2018-04-26T13:22:00Z">
        <w:r>
          <w:t xml:space="preserve">e above and below-average students, with an accuracy of up to 90.44% when both the Term 1 and Term 2 grades </w:t>
        </w:r>
      </w:ins>
      <w:ins w:id="1698" w:author="Solimine, Jaclyn V [2]" w:date="2018-04-26T13:24:00Z">
        <w:r>
          <w:t>wer</w:t>
        </w:r>
      </w:ins>
      <w:ins w:id="1699" w:author="Solimine, Jaclyn V [2]" w:date="2018-04-26T13:22:00Z">
        <w:r>
          <w:t>e included. This information could be used to determine i</w:t>
        </w:r>
      </w:ins>
      <w:ins w:id="1700" w:author="Solimine, Jaclyn V [2]" w:date="2018-04-26T13:24:00Z">
        <w:r>
          <w:t>f</w:t>
        </w:r>
      </w:ins>
      <w:ins w:id="1701" w:author="Solimine, Jaclyn V [2]" w:date="2018-04-26T13:22:00Z">
        <w:r>
          <w:t xml:space="preserve"> a particular student is falling behind or likely to fall behind academically</w:t>
        </w:r>
      </w:ins>
      <w:ins w:id="1702" w:author="Solimine, Jaclyn V [2]" w:date="2018-04-26T13:24:00Z">
        <w:r w:rsidRPr="02676EF7">
          <w:t xml:space="preserve">. </w:t>
        </w:r>
      </w:ins>
      <w:ins w:id="1703" w:author="Solimine, Jaclyn V [2]" w:date="2018-04-26T13:33:00Z">
        <w:r w:rsidR="00084735">
          <w:t xml:space="preserve">Using the </w:t>
        </w:r>
      </w:ins>
      <w:ins w:id="1704" w:author="Solimine, Jaclyn V [2]" w:date="2018-04-26T13:34:00Z">
        <w:r w:rsidR="00084735">
          <w:t xml:space="preserve">manual feature selection </w:t>
        </w:r>
      </w:ins>
      <w:ins w:id="1705" w:author="Solimine, Jaclyn V [2]" w:date="2018-04-26T13:33:00Z">
        <w:r w:rsidR="00084735">
          <w:t xml:space="preserve">results outlined </w:t>
        </w:r>
      </w:ins>
      <w:ins w:id="1706" w:author="Solimine, Jaclyn V [2]" w:date="2018-04-26T13:34:00Z">
        <w:r w:rsidR="00084735">
          <w:t xml:space="preserve">in 4.1, the appropriate interventions could be taken in order to remedy those behaviors that are able to be corrected, or to </w:t>
        </w:r>
      </w:ins>
      <w:ins w:id="1707" w:author="Solimine, Jaclyn V [2]" w:date="2018-04-26T13:35:00Z">
        <w:r w:rsidR="00084735">
          <w:t>connect</w:t>
        </w:r>
      </w:ins>
      <w:ins w:id="1708" w:author="Solimine, Jaclyn V [2]" w:date="2018-04-26T13:34:00Z">
        <w:r w:rsidR="00084735" w:rsidRPr="02676EF7">
          <w:t xml:space="preserve"> </w:t>
        </w:r>
      </w:ins>
      <w:ins w:id="1709" w:author="Solimine, Jaclyn V [2]" w:date="2018-04-26T13:35:00Z">
        <w:r w:rsidR="00084735">
          <w:t xml:space="preserve">those students with the right resources to improve their performance. </w:t>
        </w:r>
      </w:ins>
      <w:ins w:id="1710" w:author="Solimine, Jaclyn V" w:date="2018-04-19T21:04:00Z">
        <w:del w:id="1711" w:author="Solimine, Jaclyn V [2]" w:date="2018-04-26T13:36:00Z">
          <w:r w:rsidR="00CA6735" w:rsidDel="00084735">
            <w:delText xml:space="preserve"> </w:delText>
          </w:r>
        </w:del>
      </w:ins>
      <w:ins w:id="1712" w:author="Solimine, Jaclyn V" w:date="2018-04-19T21:09:00Z">
        <w:r w:rsidR="009343D0">
          <w:t>In order to understand which class</w:t>
        </w:r>
      </w:ins>
      <w:ins w:id="1713" w:author="Solimine, Jaclyn V" w:date="2018-04-19T21:10:00Z">
        <w:r w:rsidR="009343D0">
          <w:t xml:space="preserve"> labels</w:t>
        </w:r>
      </w:ins>
      <w:ins w:id="1714" w:author="Solimine, Jaclyn V" w:date="2018-04-19T21:09:00Z">
        <w:r w:rsidR="009343D0">
          <w:t xml:space="preserve"> were </w:t>
        </w:r>
      </w:ins>
      <w:ins w:id="1715" w:author="Solimine, Jaclyn V [2]" w:date="2018-04-26T13:36:00Z">
        <w:r w:rsidR="0018655E">
          <w:t xml:space="preserve">able to be </w:t>
        </w:r>
      </w:ins>
      <w:ins w:id="1716" w:author="Solimine, Jaclyn V" w:date="2018-04-19T21:09:00Z">
        <w:r w:rsidR="009343D0">
          <w:t>most accurately</w:t>
        </w:r>
      </w:ins>
      <w:ins w:id="1717" w:author="Solimine, Jaclyn V" w:date="2018-04-19T21:10:00Z">
        <w:r w:rsidR="009343D0">
          <w:t xml:space="preserve"> predicted, the ROC curves were plotted for each case (for </w:t>
        </w:r>
      </w:ins>
      <w:ins w:id="1718" w:author="Solimine, Jaclyn V" w:date="2018-04-22T15:26:00Z">
        <w:r w:rsidR="00BD2769">
          <w:t xml:space="preserve">the </w:t>
        </w:r>
      </w:ins>
      <w:ins w:id="1719" w:author="Solimine, Jaclyn V" w:date="2018-04-19T21:10:00Z">
        <w:r w:rsidR="009343D0">
          <w:t>linear kernel results</w:t>
        </w:r>
      </w:ins>
      <w:ins w:id="1720" w:author="Solimine, Jaclyn V" w:date="2018-04-22T15:26:00Z">
        <w:r w:rsidR="00BD2769">
          <w:t xml:space="preserve"> without PCA</w:t>
        </w:r>
      </w:ins>
      <w:ins w:id="1721" w:author="Solimine, Jaclyn V" w:date="2018-04-19T21:10:00Z">
        <w:r w:rsidR="009343D0">
          <w:t xml:space="preserve">) and are shown in </w:t>
        </w:r>
        <w:r w:rsidR="009343D0" w:rsidRPr="006F0F61">
          <w:t xml:space="preserve">Figure </w:t>
        </w:r>
        <w:r w:rsidR="006F0F61" w:rsidRPr="006F0F61">
          <w:rPr>
            <w:rPrChange w:id="1722" w:author="Solimine, Jaclyn V" w:date="2018-04-29T14:39:00Z">
              <w:rPr>
                <w:highlight w:val="yellow"/>
              </w:rPr>
            </w:rPrChange>
          </w:rPr>
          <w:t>5.</w:t>
        </w:r>
        <w:r w:rsidR="009343D0" w:rsidRPr="02676EF7">
          <w:t xml:space="preserve"> </w:t>
        </w:r>
      </w:ins>
    </w:p>
    <w:p w14:paraId="012E1F39" w14:textId="33D6FC42" w:rsidR="00A238AE" w:rsidRDefault="00A238AE">
      <w:pPr>
        <w:pStyle w:val="ListParagraph"/>
        <w:ind w:left="360"/>
        <w:jc w:val="both"/>
        <w:rPr>
          <w:ins w:id="1723" w:author="Solimine, Jaclyn V" w:date="2018-04-22T13:51:00Z"/>
        </w:rPr>
        <w:pPrChange w:id="1724" w:author="Solimine, Jaclyn V" w:date="2018-04-29T14:39:00Z">
          <w:pPr>
            <w:pStyle w:val="ListParagraph"/>
            <w:ind w:left="360"/>
          </w:pPr>
        </w:pPrChange>
      </w:pPr>
    </w:p>
    <w:p w14:paraId="1AEDE781" w14:textId="77777777" w:rsidR="00A238AE" w:rsidRDefault="00A238AE">
      <w:pPr>
        <w:pStyle w:val="ListParagraph"/>
        <w:ind w:left="360"/>
        <w:rPr>
          <w:ins w:id="1725" w:author="Solimine, Jaclyn V" w:date="2018-04-22T13:51:00Z"/>
        </w:rPr>
      </w:pPr>
    </w:p>
    <w:p w14:paraId="41DD16A3" w14:textId="77777777" w:rsidR="00A238AE" w:rsidRDefault="00A238AE">
      <w:pPr>
        <w:pStyle w:val="ListParagraph"/>
        <w:ind w:left="360"/>
        <w:rPr>
          <w:ins w:id="1726" w:author="Solimine, Jaclyn V" w:date="2018-04-22T13:51:00Z"/>
        </w:rPr>
      </w:pPr>
    </w:p>
    <w:p w14:paraId="2BF98978" w14:textId="77777777" w:rsidR="00A238AE" w:rsidRDefault="00A238AE">
      <w:pPr>
        <w:pStyle w:val="ListParagraph"/>
        <w:ind w:left="360"/>
        <w:rPr>
          <w:ins w:id="1727" w:author="Solimine, Jaclyn V" w:date="2018-04-22T13:51:00Z"/>
        </w:rPr>
      </w:pPr>
    </w:p>
    <w:p w14:paraId="00085171" w14:textId="77777777" w:rsidR="00A238AE" w:rsidRDefault="00A238AE">
      <w:pPr>
        <w:pStyle w:val="ListParagraph"/>
        <w:ind w:left="360"/>
        <w:rPr>
          <w:ins w:id="1728" w:author="Solimine, Jaclyn V" w:date="2018-04-22T13:51:00Z"/>
        </w:rPr>
      </w:pPr>
    </w:p>
    <w:p w14:paraId="785CAA01" w14:textId="77777777" w:rsidR="00A238AE" w:rsidRDefault="00A238AE">
      <w:pPr>
        <w:pStyle w:val="ListParagraph"/>
        <w:ind w:left="360"/>
        <w:rPr>
          <w:ins w:id="1729" w:author="Solimine, Jaclyn V" w:date="2018-04-22T13:51:00Z"/>
        </w:rPr>
      </w:pPr>
    </w:p>
    <w:p w14:paraId="5A030C20" w14:textId="77777777" w:rsidR="00A238AE" w:rsidRDefault="00A238AE">
      <w:pPr>
        <w:pStyle w:val="ListParagraph"/>
        <w:ind w:left="360"/>
        <w:rPr>
          <w:ins w:id="1730" w:author="Solimine, Jaclyn V" w:date="2018-04-22T13:51:00Z"/>
        </w:rPr>
      </w:pPr>
    </w:p>
    <w:p w14:paraId="29C84AB0" w14:textId="77777777" w:rsidR="00A238AE" w:rsidRDefault="00A238AE">
      <w:pPr>
        <w:pStyle w:val="ListParagraph"/>
        <w:ind w:left="360"/>
        <w:rPr>
          <w:ins w:id="1731" w:author="Solimine, Jaclyn V" w:date="2018-04-22T13:51:00Z"/>
        </w:rPr>
      </w:pPr>
    </w:p>
    <w:p w14:paraId="78CD61D2" w14:textId="77777777" w:rsidR="00A238AE" w:rsidRDefault="00A238AE">
      <w:pPr>
        <w:pStyle w:val="ListParagraph"/>
        <w:ind w:left="360"/>
        <w:rPr>
          <w:ins w:id="1732" w:author="Solimine, Jaclyn V" w:date="2018-04-22T13:51:00Z"/>
        </w:rPr>
      </w:pPr>
    </w:p>
    <w:p w14:paraId="2725C0FD" w14:textId="77777777" w:rsidR="00A238AE" w:rsidRDefault="00A238AE">
      <w:pPr>
        <w:pStyle w:val="ListParagraph"/>
        <w:ind w:left="360"/>
        <w:rPr>
          <w:ins w:id="1733" w:author="Solimine, Jaclyn V" w:date="2018-04-22T13:51:00Z"/>
        </w:rPr>
      </w:pPr>
    </w:p>
    <w:p w14:paraId="4D511DF4" w14:textId="77777777" w:rsidR="00A238AE" w:rsidRDefault="00A238AE">
      <w:pPr>
        <w:pStyle w:val="ListParagraph"/>
        <w:ind w:left="360"/>
        <w:rPr>
          <w:ins w:id="1734" w:author="Solimine, Jaclyn V" w:date="2018-04-22T13:51:00Z"/>
        </w:rPr>
      </w:pPr>
    </w:p>
    <w:p w14:paraId="50EF0586" w14:textId="77777777" w:rsidR="00A238AE" w:rsidRDefault="00A238AE">
      <w:pPr>
        <w:pStyle w:val="ListParagraph"/>
        <w:ind w:left="360"/>
        <w:rPr>
          <w:ins w:id="1735" w:author="Solimine, Jaclyn V" w:date="2018-04-22T13:51:00Z"/>
        </w:rPr>
      </w:pPr>
    </w:p>
    <w:p w14:paraId="6AB3CDA3" w14:textId="77777777" w:rsidR="002B5752" w:rsidRDefault="002B5752" w:rsidP="000C5558">
      <w:pPr>
        <w:pStyle w:val="ListParagraph"/>
        <w:ind w:left="360"/>
        <w:rPr>
          <w:ins w:id="1736" w:author="Solimine, Jaclyn V" w:date="2018-04-19T19:50:00Z"/>
        </w:rPr>
      </w:pPr>
    </w:p>
    <w:p w14:paraId="03B4E2F9" w14:textId="120A4BE9" w:rsidR="009343D0" w:rsidRDefault="00B76F2C">
      <w:pPr>
        <w:pStyle w:val="ListParagraph"/>
        <w:ind w:left="360"/>
        <w:rPr>
          <w:ins w:id="1737" w:author="Solimine, Jaclyn V" w:date="2018-04-19T21:11:00Z"/>
          <w:b/>
        </w:rPr>
      </w:pPr>
      <w:r>
        <w:rPr>
          <w:b/>
          <w:noProof/>
        </w:rPr>
        <w:lastRenderedPageBreak/>
        <mc:AlternateContent>
          <mc:Choice Requires="wpg">
            <w:drawing>
              <wp:anchor distT="0" distB="0" distL="114300" distR="114300" simplePos="0" relativeHeight="251693062" behindDoc="0" locked="0" layoutInCell="1" allowOverlap="1" wp14:anchorId="0EAA897B" wp14:editId="499A9110">
                <wp:simplePos x="0" y="0"/>
                <wp:positionH relativeFrom="column">
                  <wp:posOffset>-297180</wp:posOffset>
                </wp:positionH>
                <wp:positionV relativeFrom="paragraph">
                  <wp:posOffset>0</wp:posOffset>
                </wp:positionV>
                <wp:extent cx="6652260" cy="8228965"/>
                <wp:effectExtent l="0" t="0" r="15240" b="19685"/>
                <wp:wrapTight wrapText="bothSides">
                  <wp:wrapPolygon edited="0">
                    <wp:start x="495" y="0"/>
                    <wp:lineTo x="495" y="21602"/>
                    <wp:lineTo x="21588" y="21602"/>
                    <wp:lineTo x="21588" y="0"/>
                    <wp:lineTo x="495" y="0"/>
                  </wp:wrapPolygon>
                </wp:wrapTight>
                <wp:docPr id="1413755288" name="Group 1413755288"/>
                <wp:cNvGraphicFramePr/>
                <a:graphic xmlns:a="http://schemas.openxmlformats.org/drawingml/2006/main">
                  <a:graphicData uri="http://schemas.microsoft.com/office/word/2010/wordprocessingGroup">
                    <wpg:wgp>
                      <wpg:cNvGrpSpPr/>
                      <wpg:grpSpPr>
                        <a:xfrm>
                          <a:off x="0" y="0"/>
                          <a:ext cx="6652260" cy="8228965"/>
                          <a:chOff x="0" y="0"/>
                          <a:chExt cx="6652260" cy="8228965"/>
                        </a:xfrm>
                      </wpg:grpSpPr>
                      <wpg:grpSp>
                        <wpg:cNvPr id="1413755286" name="Group 1413755286"/>
                        <wpg:cNvGrpSpPr/>
                        <wpg:grpSpPr>
                          <a:xfrm>
                            <a:off x="0" y="0"/>
                            <a:ext cx="6652260" cy="8228965"/>
                            <a:chOff x="0" y="0"/>
                            <a:chExt cx="6652260" cy="8228965"/>
                          </a:xfrm>
                        </wpg:grpSpPr>
                        <wpg:grpSp>
                          <wpg:cNvPr id="1413755266" name="Group 1413755266"/>
                          <wpg:cNvGrpSpPr/>
                          <wpg:grpSpPr>
                            <a:xfrm>
                              <a:off x="0" y="0"/>
                              <a:ext cx="6652260" cy="8228965"/>
                              <a:chOff x="0" y="-185353"/>
                              <a:chExt cx="6652552" cy="8229601"/>
                            </a:xfrm>
                          </wpg:grpSpPr>
                          <wpg:grpSp>
                            <wpg:cNvPr id="2" name="Group 2"/>
                            <wpg:cNvGrpSpPr/>
                            <wpg:grpSpPr>
                              <a:xfrm>
                                <a:off x="0" y="148281"/>
                                <a:ext cx="6652552" cy="7677081"/>
                                <a:chOff x="0" y="0"/>
                                <a:chExt cx="6652552" cy="7677081"/>
                              </a:xfrm>
                            </wpg:grpSpPr>
                            <pic:pic xmlns:pic="http://schemas.openxmlformats.org/drawingml/2006/picture">
                              <pic:nvPicPr>
                                <pic:cNvPr id="3" name="Picture 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12357" y="2582562"/>
                                  <a:ext cx="3300095" cy="2402205"/>
                                </a:xfrm>
                                <a:prstGeom prst="rect">
                                  <a:avLst/>
                                </a:prstGeom>
                              </pic:spPr>
                            </pic:pic>
                            <pic:pic xmlns:pic="http://schemas.openxmlformats.org/drawingml/2006/picture">
                              <pic:nvPicPr>
                                <pic:cNvPr id="4" name="Picture 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456940" cy="2516505"/>
                                </a:xfrm>
                                <a:prstGeom prst="rect">
                                  <a:avLst/>
                                </a:prstGeom>
                              </pic:spPr>
                            </pic:pic>
                            <pic:pic xmlns:pic="http://schemas.openxmlformats.org/drawingml/2006/picture">
                              <pic:nvPicPr>
                                <pic:cNvPr id="10" name="Picture 10"/>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3212757" y="0"/>
                                  <a:ext cx="3439795" cy="2504440"/>
                                </a:xfrm>
                                <a:prstGeom prst="rect">
                                  <a:avLst/>
                                </a:prstGeom>
                              </pic:spPr>
                            </pic:pic>
                            <pic:pic xmlns:pic="http://schemas.openxmlformats.org/drawingml/2006/picture">
                              <pic:nvPicPr>
                                <pic:cNvPr id="12" name="Picture 1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3237471" y="2582562"/>
                                  <a:ext cx="3347720" cy="2436495"/>
                                </a:xfrm>
                                <a:prstGeom prst="rect">
                                  <a:avLst/>
                                </a:prstGeom>
                              </pic:spPr>
                            </pic:pic>
                            <pic:pic xmlns:pic="http://schemas.openxmlformats.org/drawingml/2006/picture">
                              <pic:nvPicPr>
                                <pic:cNvPr id="15" name="Picture 1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1507525" y="5214551"/>
                                  <a:ext cx="3383280" cy="2462530"/>
                                </a:xfrm>
                                <a:prstGeom prst="rect">
                                  <a:avLst/>
                                </a:prstGeom>
                              </pic:spPr>
                            </pic:pic>
                          </wpg:grpSp>
                          <wps:wsp>
                            <wps:cNvPr id="1413755265" name="Rectangle 1413755265"/>
                            <wps:cNvSpPr/>
                            <wps:spPr>
                              <a:xfrm>
                                <a:off x="185352" y="-185353"/>
                                <a:ext cx="6466908" cy="822960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413755272" name="Picture 1413755272"/>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2140684" y="1767016"/>
                              <a:ext cx="1096645" cy="687070"/>
                            </a:xfrm>
                            <a:prstGeom prst="rect">
                              <a:avLst/>
                            </a:prstGeom>
                            <a:noFill/>
                          </pic:spPr>
                        </pic:pic>
                        <pic:pic xmlns:pic="http://schemas.openxmlformats.org/drawingml/2006/picture">
                          <pic:nvPicPr>
                            <pic:cNvPr id="1413755274" name="Picture 1413755274"/>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4987877" y="4053015"/>
                              <a:ext cx="1597025" cy="847725"/>
                            </a:xfrm>
                            <a:prstGeom prst="rect">
                              <a:avLst/>
                            </a:prstGeom>
                            <a:noFill/>
                          </pic:spPr>
                        </pic:pic>
                        <pic:pic xmlns:pic="http://schemas.openxmlformats.org/drawingml/2006/picture">
                          <pic:nvPicPr>
                            <pic:cNvPr id="1413755276" name="Picture 1413755276"/>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3456788" y="6635579"/>
                              <a:ext cx="1420495" cy="1024255"/>
                            </a:xfrm>
                            <a:prstGeom prst="rect">
                              <a:avLst/>
                            </a:prstGeom>
                            <a:noFill/>
                          </pic:spPr>
                        </pic:pic>
                        <wps:wsp>
                          <wps:cNvPr id="1413755278" name="TextBox 12"/>
                          <wps:cNvSpPr txBox="1"/>
                          <wps:spPr>
                            <a:xfrm>
                              <a:off x="457200" y="37070"/>
                              <a:ext cx="2780129" cy="432486"/>
                            </a:xfrm>
                            <a:prstGeom prst="rect">
                              <a:avLst/>
                            </a:prstGeom>
                            <a:solidFill>
                              <a:srgbClr val="FFFFFF"/>
                            </a:solidFill>
                          </wps:spPr>
                          <wps:txbx>
                            <w:txbxContent>
                              <w:p w14:paraId="1481E703" w14:textId="77777777" w:rsidR="00124ED1" w:rsidRPr="001C1E58" w:rsidRDefault="00124ED1" w:rsidP="001C1E58">
                                <w:pPr>
                                  <w:pStyle w:val="NormalWeb"/>
                                  <w:kinsoku w:val="0"/>
                                  <w:overflowPunct w:val="0"/>
                                  <w:spacing w:before="0" w:beforeAutospacing="0" w:after="0" w:afterAutospacing="0"/>
                                  <w:jc w:val="center"/>
                                  <w:textAlignment w:val="baseline"/>
                                  <w:rPr>
                                    <w:sz w:val="20"/>
                                    <w:rPrChange w:id="1738" w:author="Solimine, Jaclyn V [2]" w:date="2018-04-26T13:12:00Z">
                                      <w:rPr/>
                                    </w:rPrChange>
                                  </w:rPr>
                                </w:pPr>
                                <w:r w:rsidRPr="001C1E58">
                                  <w:rPr>
                                    <w:rFonts w:eastAsia="+mn-ea"/>
                                    <w:color w:val="000000"/>
                                    <w:kern w:val="24"/>
                                    <w:szCs w:val="32"/>
                                    <w:rPrChange w:id="1739" w:author="Solimine, Jaclyn V [2]" w:date="2018-04-26T13:12:00Z">
                                      <w:rPr>
                                        <w:rFonts w:ascii="Arial" w:eastAsia="+mn-ea" w:hAnsi="Arial" w:cs="+mn-cs"/>
                                        <w:color w:val="000000"/>
                                        <w:kern w:val="24"/>
                                        <w:sz w:val="32"/>
                                        <w:szCs w:val="32"/>
                                      </w:rPr>
                                    </w:rPrChange>
                                  </w:rPr>
                                  <w:t xml:space="preserve">Case 1 ROC Multiclass Classification: No Term Grades </w:t>
                                </w:r>
                              </w:p>
                            </w:txbxContent>
                          </wps:txbx>
                          <wps:bodyPr wrap="square" rtlCol="0">
                            <a:noAutofit/>
                          </wps:bodyPr>
                        </wps:wsp>
                        <wps:wsp>
                          <wps:cNvPr id="1413755280" name="TextBox 13"/>
                          <wps:cNvSpPr txBox="1"/>
                          <wps:spPr>
                            <a:xfrm>
                              <a:off x="3608173" y="2669059"/>
                              <a:ext cx="2691765" cy="441960"/>
                            </a:xfrm>
                            <a:prstGeom prst="rect">
                              <a:avLst/>
                            </a:prstGeom>
                            <a:solidFill>
                              <a:srgbClr val="FFFFFF"/>
                            </a:solidFill>
                          </wps:spPr>
                          <wps:txbx>
                            <w:txbxContent>
                              <w:p w14:paraId="22308091" w14:textId="77777777" w:rsidR="00124ED1" w:rsidRPr="001C1E58" w:rsidRDefault="00124ED1" w:rsidP="001C1E58">
                                <w:pPr>
                                  <w:pStyle w:val="NormalWeb"/>
                                  <w:kinsoku w:val="0"/>
                                  <w:overflowPunct w:val="0"/>
                                  <w:spacing w:before="0" w:beforeAutospacing="0" w:after="0" w:afterAutospacing="0"/>
                                  <w:jc w:val="center"/>
                                  <w:textAlignment w:val="baseline"/>
                                  <w:rPr>
                                    <w:sz w:val="20"/>
                                    <w:rPrChange w:id="1740" w:author="Solimine, Jaclyn V [2]" w:date="2018-04-26T13:13:00Z">
                                      <w:rPr/>
                                    </w:rPrChange>
                                  </w:rPr>
                                </w:pPr>
                                <w:r w:rsidRPr="001C1E58">
                                  <w:rPr>
                                    <w:rFonts w:eastAsia="+mn-ea"/>
                                    <w:color w:val="000000"/>
                                    <w:kern w:val="24"/>
                                    <w:szCs w:val="32"/>
                                    <w:rPrChange w:id="1741" w:author="Solimine, Jaclyn V [2]" w:date="2018-04-26T13:13:00Z">
                                      <w:rPr>
                                        <w:rFonts w:ascii="Arial" w:eastAsia="+mn-ea" w:hAnsi="Arial" w:cs="+mn-cs"/>
                                        <w:color w:val="000000"/>
                                        <w:kern w:val="24"/>
                                        <w:sz w:val="32"/>
                                        <w:szCs w:val="32"/>
                                      </w:rPr>
                                    </w:rPrChange>
                                  </w:rPr>
                                  <w:t xml:space="preserve">Case 4 ROC Multiclass Classification: 1st Term Grades Included </w:t>
                                </w:r>
                              </w:p>
                            </w:txbxContent>
                          </wps:txbx>
                          <wps:bodyPr wrap="square" rtlCol="0">
                            <a:spAutoFit/>
                          </wps:bodyPr>
                        </wps:wsp>
                        <wps:wsp>
                          <wps:cNvPr id="1413755283" name="TextBox 16"/>
                          <wps:cNvSpPr txBox="1"/>
                          <wps:spPr>
                            <a:xfrm>
                              <a:off x="1680519" y="5325762"/>
                              <a:ext cx="3089275" cy="441960"/>
                            </a:xfrm>
                            <a:prstGeom prst="rect">
                              <a:avLst/>
                            </a:prstGeom>
                            <a:solidFill>
                              <a:srgbClr val="FFFFFF"/>
                            </a:solidFill>
                          </wps:spPr>
                          <wps:txbx>
                            <w:txbxContent>
                              <w:p w14:paraId="0A4BCC3C" w14:textId="77777777" w:rsidR="00124ED1" w:rsidRPr="001C1E58" w:rsidRDefault="00124ED1" w:rsidP="001C1E58">
                                <w:pPr>
                                  <w:pStyle w:val="NormalWeb"/>
                                  <w:kinsoku w:val="0"/>
                                  <w:overflowPunct w:val="0"/>
                                  <w:spacing w:before="0" w:beforeAutospacing="0" w:after="0" w:afterAutospacing="0"/>
                                  <w:jc w:val="center"/>
                                  <w:textAlignment w:val="baseline"/>
                                  <w:rPr>
                                    <w:sz w:val="20"/>
                                    <w:rPrChange w:id="1742" w:author="Solimine, Jaclyn V [2]" w:date="2018-04-26T13:13:00Z">
                                      <w:rPr/>
                                    </w:rPrChange>
                                  </w:rPr>
                                </w:pPr>
                                <w:r w:rsidRPr="001C1E58">
                                  <w:rPr>
                                    <w:rFonts w:eastAsia="+mn-ea"/>
                                    <w:color w:val="000000"/>
                                    <w:kern w:val="24"/>
                                    <w:szCs w:val="32"/>
                                    <w:rPrChange w:id="1743" w:author="Solimine, Jaclyn V [2]" w:date="2018-04-26T13:13:00Z">
                                      <w:rPr>
                                        <w:rFonts w:ascii="Arial" w:eastAsia="+mn-ea" w:hAnsi="Arial" w:cs="+mn-cs"/>
                                        <w:color w:val="000000"/>
                                        <w:kern w:val="24"/>
                                        <w:sz w:val="32"/>
                                        <w:szCs w:val="32"/>
                                      </w:rPr>
                                    </w:rPrChange>
                                  </w:rPr>
                                  <w:t xml:space="preserve">Case 5 ROC Multiclass Classification: 1st and 2nd Term Grades Included </w:t>
                                </w:r>
                              </w:p>
                            </w:txbxContent>
                          </wps:txbx>
                          <wps:bodyPr wrap="square" rtlCol="0">
                            <a:spAutoFit/>
                          </wps:bodyPr>
                        </wps:wsp>
                        <wps:wsp>
                          <wps:cNvPr id="1413755284" name="TextBox 13"/>
                          <wps:cNvSpPr txBox="1"/>
                          <wps:spPr>
                            <a:xfrm>
                              <a:off x="3657600" y="37070"/>
                              <a:ext cx="2691130" cy="441960"/>
                            </a:xfrm>
                            <a:prstGeom prst="rect">
                              <a:avLst/>
                            </a:prstGeom>
                            <a:solidFill>
                              <a:srgbClr val="FFFFFF"/>
                            </a:solidFill>
                          </wps:spPr>
                          <wps:txbx>
                            <w:txbxContent>
                              <w:p w14:paraId="555FA7A0" w14:textId="6FA47D5A" w:rsidR="00124ED1" w:rsidRPr="001C1E58" w:rsidRDefault="00124ED1" w:rsidP="001C1E58">
                                <w:pPr>
                                  <w:pStyle w:val="NormalWeb"/>
                                  <w:kinsoku w:val="0"/>
                                  <w:overflowPunct w:val="0"/>
                                  <w:spacing w:before="0" w:beforeAutospacing="0" w:after="0" w:afterAutospacing="0"/>
                                  <w:jc w:val="center"/>
                                  <w:textAlignment w:val="baseline"/>
                                  <w:rPr>
                                    <w:sz w:val="20"/>
                                    <w:rPrChange w:id="1744" w:author="Solimine, Jaclyn V [2]" w:date="2018-04-26T13:13:00Z">
                                      <w:rPr/>
                                    </w:rPrChange>
                                  </w:rPr>
                                </w:pPr>
                                <w:r w:rsidRPr="001C1E58">
                                  <w:rPr>
                                    <w:rFonts w:eastAsia="+mn-ea"/>
                                    <w:color w:val="000000"/>
                                    <w:kern w:val="24"/>
                                    <w:szCs w:val="32"/>
                                    <w:rPrChange w:id="1745" w:author="Solimine, Jaclyn V [2]" w:date="2018-04-26T13:13:00Z">
                                      <w:rPr>
                                        <w:rFonts w:ascii="Arial" w:eastAsia="+mn-ea" w:hAnsi="Arial" w:cs="+mn-cs"/>
                                        <w:color w:val="000000"/>
                                        <w:kern w:val="24"/>
                                        <w:sz w:val="32"/>
                                        <w:szCs w:val="32"/>
                                      </w:rPr>
                                    </w:rPrChange>
                                  </w:rPr>
                                  <w:t xml:space="preserve">Case </w:t>
                                </w:r>
                                <w:ins w:id="1746" w:author="Solimine, Jaclyn V [2]" w:date="2018-04-26T13:14:00Z">
                                  <w:r>
                                    <w:rPr>
                                      <w:rFonts w:eastAsia="+mn-ea"/>
                                      <w:color w:val="000000"/>
                                      <w:kern w:val="24"/>
                                      <w:szCs w:val="32"/>
                                    </w:rPr>
                                    <w:t>2</w:t>
                                  </w:r>
                                </w:ins>
                                <w:del w:id="1747" w:author="Solimine, Jaclyn V [2]" w:date="2018-04-26T13:14:00Z">
                                  <w:r w:rsidRPr="001C1E58" w:rsidDel="001C1E58">
                                    <w:rPr>
                                      <w:rFonts w:eastAsia="+mn-ea"/>
                                      <w:color w:val="000000"/>
                                      <w:kern w:val="24"/>
                                      <w:szCs w:val="32"/>
                                      <w:rPrChange w:id="1748" w:author="Solimine, Jaclyn V [2]" w:date="2018-04-26T13:13:00Z">
                                        <w:rPr>
                                          <w:rFonts w:ascii="Arial" w:eastAsia="+mn-ea" w:hAnsi="Arial" w:cs="+mn-cs"/>
                                          <w:color w:val="000000"/>
                                          <w:kern w:val="24"/>
                                          <w:sz w:val="32"/>
                                          <w:szCs w:val="32"/>
                                        </w:rPr>
                                      </w:rPrChange>
                                    </w:rPr>
                                    <w:delText>4</w:delText>
                                  </w:r>
                                </w:del>
                                <w:r w:rsidRPr="001C1E58">
                                  <w:rPr>
                                    <w:rFonts w:eastAsia="+mn-ea"/>
                                    <w:color w:val="000000"/>
                                    <w:kern w:val="24"/>
                                    <w:szCs w:val="32"/>
                                    <w:rPrChange w:id="1749" w:author="Solimine, Jaclyn V [2]" w:date="2018-04-26T13:13:00Z">
                                      <w:rPr>
                                        <w:rFonts w:ascii="Arial" w:eastAsia="+mn-ea" w:hAnsi="Arial" w:cs="+mn-cs"/>
                                        <w:color w:val="000000"/>
                                        <w:kern w:val="24"/>
                                        <w:sz w:val="32"/>
                                        <w:szCs w:val="32"/>
                                      </w:rPr>
                                    </w:rPrChange>
                                  </w:rPr>
                                  <w:t xml:space="preserve"> ROC </w:t>
                                </w:r>
                                <w:ins w:id="1750" w:author="Solimine, Jaclyn V [2]" w:date="2018-04-26T13:14:00Z">
                                  <w:r>
                                    <w:rPr>
                                      <w:rFonts w:eastAsia="+mn-ea"/>
                                      <w:color w:val="000000"/>
                                      <w:kern w:val="24"/>
                                      <w:szCs w:val="32"/>
                                    </w:rPr>
                                    <w:t xml:space="preserve">Binary </w:t>
                                  </w:r>
                                </w:ins>
                                <w:del w:id="1751" w:author="Solimine, Jaclyn V [2]" w:date="2018-04-26T13:14:00Z">
                                  <w:r w:rsidRPr="001C1E58" w:rsidDel="001C1E58">
                                    <w:rPr>
                                      <w:rFonts w:eastAsia="+mn-ea"/>
                                      <w:color w:val="000000"/>
                                      <w:kern w:val="24"/>
                                      <w:szCs w:val="32"/>
                                      <w:rPrChange w:id="1752" w:author="Solimine, Jaclyn V [2]" w:date="2018-04-26T13:13:00Z">
                                        <w:rPr>
                                          <w:rFonts w:ascii="Arial" w:eastAsia="+mn-ea" w:hAnsi="Arial" w:cs="+mn-cs"/>
                                          <w:color w:val="000000"/>
                                          <w:kern w:val="24"/>
                                          <w:sz w:val="32"/>
                                          <w:szCs w:val="32"/>
                                        </w:rPr>
                                      </w:rPrChange>
                                    </w:rPr>
                                    <w:delText xml:space="preserve">Multiclass </w:delText>
                                  </w:r>
                                </w:del>
                                <w:r w:rsidRPr="001C1E58">
                                  <w:rPr>
                                    <w:rFonts w:eastAsia="+mn-ea"/>
                                    <w:color w:val="000000"/>
                                    <w:kern w:val="24"/>
                                    <w:szCs w:val="32"/>
                                    <w:rPrChange w:id="1753" w:author="Solimine, Jaclyn V [2]" w:date="2018-04-26T13:13:00Z">
                                      <w:rPr>
                                        <w:rFonts w:ascii="Arial" w:eastAsia="+mn-ea" w:hAnsi="Arial" w:cs="+mn-cs"/>
                                        <w:color w:val="000000"/>
                                        <w:kern w:val="24"/>
                                        <w:sz w:val="32"/>
                                        <w:szCs w:val="32"/>
                                      </w:rPr>
                                    </w:rPrChange>
                                  </w:rPr>
                                  <w:t xml:space="preserve">Classification: 1st Term Grades Included </w:t>
                                </w:r>
                              </w:p>
                            </w:txbxContent>
                          </wps:txbx>
                          <wps:bodyPr wrap="square" rtlCol="0">
                            <a:spAutoFit/>
                          </wps:bodyPr>
                        </wps:wsp>
                        <wps:wsp>
                          <wps:cNvPr id="1413755285" name="TextBox 16"/>
                          <wps:cNvSpPr txBox="1"/>
                          <wps:spPr>
                            <a:xfrm>
                              <a:off x="296562" y="2693773"/>
                              <a:ext cx="3088778" cy="417246"/>
                            </a:xfrm>
                            <a:prstGeom prst="rect">
                              <a:avLst/>
                            </a:prstGeom>
                            <a:solidFill>
                              <a:srgbClr val="FFFFFF"/>
                            </a:solidFill>
                          </wps:spPr>
                          <wps:txbx>
                            <w:txbxContent>
                              <w:p w14:paraId="5DB909C4" w14:textId="35000CA4" w:rsidR="00124ED1" w:rsidRPr="001C1E58" w:rsidRDefault="00124ED1" w:rsidP="001C1E58">
                                <w:pPr>
                                  <w:pStyle w:val="NormalWeb"/>
                                  <w:kinsoku w:val="0"/>
                                  <w:overflowPunct w:val="0"/>
                                  <w:spacing w:before="0" w:beforeAutospacing="0" w:after="0" w:afterAutospacing="0"/>
                                  <w:jc w:val="center"/>
                                  <w:textAlignment w:val="baseline"/>
                                  <w:rPr>
                                    <w:sz w:val="20"/>
                                    <w:rPrChange w:id="1754" w:author="Solimine, Jaclyn V [2]" w:date="2018-04-26T13:13:00Z">
                                      <w:rPr/>
                                    </w:rPrChange>
                                  </w:rPr>
                                </w:pPr>
                                <w:r w:rsidRPr="001C1E58">
                                  <w:rPr>
                                    <w:rFonts w:eastAsia="+mn-ea"/>
                                    <w:color w:val="000000"/>
                                    <w:kern w:val="24"/>
                                    <w:szCs w:val="32"/>
                                    <w:rPrChange w:id="1755" w:author="Solimine, Jaclyn V [2]" w:date="2018-04-26T13:13:00Z">
                                      <w:rPr>
                                        <w:rFonts w:ascii="Arial" w:eastAsia="+mn-ea" w:hAnsi="Arial" w:cs="+mn-cs"/>
                                        <w:color w:val="000000"/>
                                        <w:kern w:val="24"/>
                                        <w:sz w:val="32"/>
                                        <w:szCs w:val="32"/>
                                      </w:rPr>
                                    </w:rPrChange>
                                  </w:rPr>
                                  <w:t xml:space="preserve">Case 5 ROC </w:t>
                                </w:r>
                                <w:ins w:id="1756" w:author="Solimine, Jaclyn V [2]" w:date="2018-04-26T13:14:00Z">
                                  <w:r>
                                    <w:rPr>
                                      <w:rFonts w:eastAsia="+mn-ea"/>
                                      <w:color w:val="000000"/>
                                      <w:kern w:val="24"/>
                                      <w:szCs w:val="32"/>
                                    </w:rPr>
                                    <w:t>Binary</w:t>
                                  </w:r>
                                </w:ins>
                                <w:ins w:id="1757" w:author="Solimine, Jaclyn V [2]" w:date="2018-04-26T13:15:00Z">
                                  <w:r>
                                    <w:rPr>
                                      <w:rFonts w:eastAsia="+mn-ea"/>
                                      <w:color w:val="000000"/>
                                      <w:kern w:val="24"/>
                                      <w:szCs w:val="32"/>
                                    </w:rPr>
                                    <w:t xml:space="preserve"> </w:t>
                                  </w:r>
                                </w:ins>
                                <w:del w:id="1758" w:author="Solimine, Jaclyn V [2]" w:date="2018-04-26T13:14:00Z">
                                  <w:r w:rsidRPr="001C1E58" w:rsidDel="001C1E58">
                                    <w:rPr>
                                      <w:rFonts w:eastAsia="+mn-ea"/>
                                      <w:color w:val="000000"/>
                                      <w:kern w:val="24"/>
                                      <w:szCs w:val="32"/>
                                      <w:rPrChange w:id="1759" w:author="Solimine, Jaclyn V [2]" w:date="2018-04-26T13:13:00Z">
                                        <w:rPr>
                                          <w:rFonts w:ascii="Arial" w:eastAsia="+mn-ea" w:hAnsi="Arial" w:cs="+mn-cs"/>
                                          <w:color w:val="000000"/>
                                          <w:kern w:val="24"/>
                                          <w:sz w:val="32"/>
                                          <w:szCs w:val="32"/>
                                        </w:rPr>
                                      </w:rPrChange>
                                    </w:rPr>
                                    <w:delText xml:space="preserve">Multiclass </w:delText>
                                  </w:r>
                                </w:del>
                                <w:r w:rsidRPr="001C1E58">
                                  <w:rPr>
                                    <w:rFonts w:eastAsia="+mn-ea"/>
                                    <w:color w:val="000000"/>
                                    <w:kern w:val="24"/>
                                    <w:szCs w:val="32"/>
                                    <w:rPrChange w:id="1760" w:author="Solimine, Jaclyn V [2]" w:date="2018-04-26T13:13:00Z">
                                      <w:rPr>
                                        <w:rFonts w:ascii="Arial" w:eastAsia="+mn-ea" w:hAnsi="Arial" w:cs="+mn-cs"/>
                                        <w:color w:val="000000"/>
                                        <w:kern w:val="24"/>
                                        <w:sz w:val="32"/>
                                        <w:szCs w:val="32"/>
                                      </w:rPr>
                                    </w:rPrChange>
                                  </w:rPr>
                                  <w:t xml:space="preserve">Classification: 1st and 2nd Term Grades Included </w:t>
                                </w:r>
                              </w:p>
                            </w:txbxContent>
                          </wps:txbx>
                          <wps:bodyPr wrap="square" rtlCol="0">
                            <a:noAutofit/>
                          </wps:bodyPr>
                        </wps:wsp>
                      </wpg:grpSp>
                      <wps:wsp>
                        <wps:cNvPr id="1413755287" name="Text Box 1413755287"/>
                        <wps:cNvSpPr txBox="1"/>
                        <wps:spPr>
                          <a:xfrm>
                            <a:off x="296562" y="8007178"/>
                            <a:ext cx="6281420" cy="212725"/>
                          </a:xfrm>
                          <a:prstGeom prst="rect">
                            <a:avLst/>
                          </a:prstGeom>
                          <a:solidFill>
                            <a:prstClr val="white"/>
                          </a:solidFill>
                          <a:ln>
                            <a:noFill/>
                          </a:ln>
                        </wps:spPr>
                        <wps:txbx>
                          <w:txbxContent>
                            <w:p w14:paraId="2407D593" w14:textId="41B4952F" w:rsidR="00124ED1" w:rsidRPr="00B76F2C" w:rsidRDefault="00124ED1">
                              <w:pPr>
                                <w:pStyle w:val="Caption"/>
                                <w:jc w:val="center"/>
                                <w:rPr>
                                  <w:b/>
                                  <w:noProof/>
                                  <w:sz w:val="36"/>
                                  <w:rPrChange w:id="1761" w:author="Solimine, Jaclyn V [2]" w:date="2018-04-26T13:16:00Z">
                                    <w:rPr>
                                      <w:b/>
                                      <w:noProof/>
                                    </w:rPr>
                                  </w:rPrChange>
                                </w:rPr>
                                <w:pPrChange w:id="1762" w:author="Solimine, Jaclyn V [2]" w:date="2018-04-26T13:16:00Z">
                                  <w:pPr>
                                    <w:pStyle w:val="ListParagraph"/>
                                    <w:ind w:left="360"/>
                                  </w:pPr>
                                </w:pPrChange>
                              </w:pPr>
                              <w:ins w:id="1763" w:author="Solimine, Jaclyn V [2]" w:date="2018-04-26T13:16:00Z">
                                <w:r w:rsidRPr="00B76F2C">
                                  <w:rPr>
                                    <w:i w:val="0"/>
                                    <w:sz w:val="24"/>
                                    <w:rPrChange w:id="1764" w:author="Solimine, Jaclyn V [2]" w:date="2018-04-26T13:16:00Z">
                                      <w:rPr/>
                                    </w:rPrChange>
                                  </w:rPr>
                                  <w:t xml:space="preserve">Figure </w:t>
                                </w:r>
                                <w:del w:id="1765" w:author="Solimine, Jaclyn V" w:date="2018-04-29T14:39:00Z">
                                  <w:r w:rsidRPr="00B76F2C" w:rsidDel="006F0F61">
                                    <w:rPr>
                                      <w:i w:val="0"/>
                                      <w:sz w:val="24"/>
                                      <w:rPrChange w:id="1766" w:author="Solimine, Jaclyn V [2]" w:date="2018-04-26T13:16:00Z">
                                        <w:rPr/>
                                      </w:rPrChange>
                                    </w:rPr>
                                    <w:fldChar w:fldCharType="begin"/>
                                  </w:r>
                                  <w:r w:rsidRPr="00B76F2C" w:rsidDel="006F0F61">
                                    <w:rPr>
                                      <w:i w:val="0"/>
                                      <w:sz w:val="24"/>
                                      <w:rPrChange w:id="1767" w:author="Solimine, Jaclyn V [2]" w:date="2018-04-26T13:16:00Z">
                                        <w:rPr/>
                                      </w:rPrChange>
                                    </w:rPr>
                                    <w:delInstrText xml:space="preserve"> SEQ Figure \* ARABIC </w:delInstrText>
                                  </w:r>
                                </w:del>
                              </w:ins>
                              <w:del w:id="1768" w:author="Solimine, Jaclyn V" w:date="2018-04-29T14:39:00Z">
                                <w:r w:rsidRPr="00B76F2C" w:rsidDel="006F0F61">
                                  <w:rPr>
                                    <w:i w:val="0"/>
                                    <w:sz w:val="24"/>
                                    <w:rPrChange w:id="1769" w:author="Solimine, Jaclyn V [2]" w:date="2018-04-26T13:16:00Z">
                                      <w:rPr/>
                                    </w:rPrChange>
                                  </w:rPr>
                                  <w:fldChar w:fldCharType="separate"/>
                                </w:r>
                              </w:del>
                              <w:ins w:id="1770" w:author="Solimine, Jaclyn V [2]" w:date="2018-04-26T13:16:00Z">
                                <w:del w:id="1771" w:author="Solimine, Jaclyn V" w:date="2018-04-29T14:39:00Z">
                                  <w:r w:rsidRPr="00B76F2C" w:rsidDel="006F0F61">
                                    <w:rPr>
                                      <w:i w:val="0"/>
                                      <w:noProof/>
                                      <w:sz w:val="24"/>
                                      <w:rPrChange w:id="1772" w:author="Solimine, Jaclyn V [2]" w:date="2018-04-26T13:16:00Z">
                                        <w:rPr>
                                          <w:noProof/>
                                        </w:rPr>
                                      </w:rPrChange>
                                    </w:rPr>
                                    <w:delText>2</w:delText>
                                  </w:r>
                                  <w:r w:rsidRPr="00B76F2C" w:rsidDel="006F0F61">
                                    <w:rPr>
                                      <w:i w:val="0"/>
                                      <w:sz w:val="24"/>
                                      <w:rPrChange w:id="1773" w:author="Solimine, Jaclyn V [2]" w:date="2018-04-26T13:16:00Z">
                                        <w:rPr/>
                                      </w:rPrChange>
                                    </w:rPr>
                                    <w:fldChar w:fldCharType="end"/>
                                  </w:r>
                                </w:del>
                              </w:ins>
                              <w:ins w:id="1774" w:author="Solimine, Jaclyn V" w:date="2018-04-29T14:39:00Z">
                                <w:r w:rsidR="006F0F61">
                                  <w:rPr>
                                    <w:i w:val="0"/>
                                    <w:sz w:val="24"/>
                                  </w:rPr>
                                  <w:t>5</w:t>
                                </w:r>
                              </w:ins>
                              <w:ins w:id="1775" w:author="Solimine, Jaclyn V [2]" w:date="2018-04-26T13:16:00Z">
                                <w:r w:rsidRPr="00B76F2C">
                                  <w:rPr>
                                    <w:i w:val="0"/>
                                    <w:sz w:val="24"/>
                                    <w:rPrChange w:id="1776" w:author="Solimine, Jaclyn V [2]" w:date="2018-04-26T13:16:00Z">
                                      <w:rPr/>
                                    </w:rPrChange>
                                  </w:rPr>
                                  <w:t>: SVM results--Case study ROC curves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mv="urn:schemas-microsoft-com:mac:vml" xmlns:mo="http://schemas.microsoft.com/office/mac/office/2008/main">
            <w:pict>
              <v:group w14:anchorId="0EAA897B" id="Group 1413755288" o:spid="_x0000_s1041" style="position:absolute;left:0;text-align:left;margin-left:-23.4pt;margin-top:0;width:523.8pt;height:647.95pt;z-index:251693062" coordsize="6652260,8228965" o:gfxdata="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">
                <v:group id="Group 1413755286" o:spid="_x0000_s1042" style="position:absolute;width:6652260;height:8228965" coordsize="6652260,82289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">
                  <v:group id="Group 1413755266" o:spid="_x0000_s1043" style="position:absolute;width:6652260;height:8228965" coordorigin=",-185353" coordsize="6652552,82296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">
                    <v:group id="Group 2" o:spid="_x0000_s1044" style="position:absolute;top:148281;width:6652552;height:7677081" coordsize="6652552,767708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MBtcxAAAANoAAAAP&#10;AAAAAAAAAAAAAAAAAKkCAABkcnMvZG93bnJldi54bWxQSwUGAAAAAAQABAD6AAAAmgMAAAAA&#10;">
                      <v:shape id="Picture 3" o:spid="_x0000_s1045" type="#_x0000_t75" style="position:absolute;left:12357;top:2582562;width:3300095;height:24022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25&#10;oyO/AAAA2gAAAA8AAABkcnMvZG93bnJldi54bWxEj8EKwjAQRO+C/xBW8KapiiLVKCIoHjyoFfS4&#10;NGtbbDaliVr/3giCx2Fm3jDzZWNK8aTaFZYVDPoRCOLU6oIzBedk05uCcB5ZY2mZFLzJwXLRbs0x&#10;1vbFR3qefCYChF2MCnLvq1hKl+Zk0PVtRRy8m60N+iDrTOoaXwFuSjmMook0WHBYyLGidU7p/fQw&#10;Ci7X+36YbA6PI2/Ta3bj8fa9GivV7TSrGQhPjf+Hf+2dVjCC75VwA+TiA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9uaMjvwAAANoAAAAPAAAAAAAAAAAAAAAAAJwCAABkcnMv&#10;ZG93bnJldi54bWxQSwUGAAAAAAQABAD3AAAAiAMAAAAA&#10;">
                        <v:imagedata r:id="rId47" o:title=""/>
                        <v:path arrowok="t"/>
                      </v:shape>
                      <v:shape id="Picture 4" o:spid="_x0000_s1046" type="#_x0000_t75" style="position:absolute;width:3456940;height:25165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Ay&#10;+/DCAAAA2gAAAA8AAABkcnMvZG93bnJldi54bWxEj81qwzAQhO+FvoPYQm6N3B/axo0SmkJom1ud&#10;PsBibS1Ta2Wsja28fVQI5DjMzDfMcp18p0YaYhvYwN28AEVcB9tyY+Bnv719ARUF2WIXmAwcKcJ6&#10;dX21xNKGib9prKRRGcKxRANOpC+1jrUjj3EeeuLs/YbBo2Q5NNoOOGW47/R9UTxpjy3nBYc9vTuq&#10;/6qDN7BfaBnHzdeDlefqY1qktNtVzpjZTXp7BSWU5BI+tz+tgUf4v5JvgF6d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wMvvwwgAAANoAAAAPAAAAAAAAAAAAAAAAAJwCAABk&#10;cnMvZG93bnJldi54bWxQSwUGAAAAAAQABAD3AAAAiwMAAAAA&#10;">
                        <v:imagedata r:id="rId48" o:title=""/>
                        <v:path arrowok="t"/>
                      </v:shape>
                      <v:shape id="Picture 10" o:spid="_x0000_s1047" type="#_x0000_t75" style="position:absolute;left:3212757;width:3439795;height:25044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py&#10;PVbEAAAA2wAAAA8AAABkcnMvZG93bnJldi54bWxEj09rAkEMxe8Fv8MQwVudtUIrq6OIIFRsKf7B&#10;c9iJu4s7mWVm1G0/fXMQvCW8l/d+mS0616gbhVh7NjAaZqCIC29rLg0cD+vXCaiYkC02nsnAL0VY&#10;zHsvM8ytv/OObvtUKgnhmKOBKqU21zoWFTmMQ98Si3b2wWGSNZTaBrxLuGv0W5a9a4c1S0OFLa0q&#10;Ki77qzPwdTl3fz+b+mNs19dRFk7p6Lffxgz63XIKKlGXnubH9acVfKGXX2QAPf8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pyPVbEAAAA2wAAAA8AAAAAAAAAAAAAAAAAnAIA&#10;AGRycy9kb3ducmV2LnhtbFBLBQYAAAAABAAEAPcAAACNAwAAAAA=&#10;">
                        <v:imagedata r:id="rId49" o:title=""/>
                        <v:path arrowok="t"/>
                      </v:shape>
                      <v:shape id="Picture 12" o:spid="_x0000_s1048" type="#_x0000_t75" style="position:absolute;left:3237471;top:2582562;width:3347720;height:24364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07&#10;nJ/CAAAA2wAAAA8AAABkcnMvZG93bnJldi54bWxET0trwkAQvgv+h2WEXkQ3FRSJrhJbChG8+MDz&#10;mB2TYHY2zW5N2l/fFQRv8/E9Z7nuTCXu1LjSsoL3cQSCOLO65FzB6fg1moNwHlljZZkU/JKD9arf&#10;W2Ksbct7uh98LkIIuxgVFN7XsZQuK8igG9uaOHBX2xj0ATa51A22IdxUchJFM2mw5NBQYE0fBWW3&#10;w49RcL4dbbpNLzYZumk7/E4+N9nuT6m3QZcsQHjq/Ev8dKc6zJ/A45dwgFz9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9O5yfwgAAANsAAAAPAAAAAAAAAAAAAAAAAJwCAABk&#10;cnMvZG93bnJldi54bWxQSwUGAAAAAAQABAD3AAAAiwMAAAAA&#10;">
                        <v:imagedata r:id="rId50" o:title=""/>
                        <v:path arrowok="t"/>
                      </v:shape>
                      <v:shape id="Picture 15" o:spid="_x0000_s1049" type="#_x0000_t75" style="position:absolute;left:1507525;top:5214551;width:3383280;height:24625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O2&#10;btjCAAAA2wAAAA8AAABkcnMvZG93bnJldi54bWxET01rwkAQvQv9D8sIvenGFiXEbKRoBb1Iq6I9&#10;TrPTJDQ7G3ZXTf99tyD0No/3OfmiN624kvONZQWTcQKCuLS64UrB8bAepSB8QNbYWiYFP+RhUTwM&#10;csy0vfE7XfehEjGEfYYK6hC6TEpf1mTQj21HHLkv6wyGCF0ltcNbDDetfEqSmTTYcGyosaNlTeX3&#10;/mIUbF15ent9Xn90ntJjs9t9nsPKKfU47F/mIAL14V98d290nD+Fv1/iAbL4B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Dtm7YwgAAANsAAAAPAAAAAAAAAAAAAAAAAJwCAABk&#10;cnMvZG93bnJldi54bWxQSwUGAAAAAAQABAD3AAAAiwMAAAAA&#10;">
                        <v:imagedata r:id="rId51" o:title=""/>
                        <v:path arrowok="t"/>
                      </v:shape>
                    </v:group>
                    <v:rect id="Rectangle 1413755265" o:spid="_x0000_s1050" style="position:absolute;left:185352;top:-185353;width:6466908;height:82296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S7FAyQAA&#10;AOMAAAAPAAAAZHJzL2Rvd25yZXYueG1sRE/NSsNAEL4LvsMygpdiN6mmSuy2iKLkIIJtPXibZsds&#10;bHY2ZMc2vr0rCB7n+5/FavSdOtAQ28AG8mkGirgOtuXGwHbzeHEDKgqyxS4wGfimCKvl6ckCSxuO&#10;/EqHtTQqhXAs0YAT6UutY+3IY5yGnjhxH2HwKOkcGm0HPKZw3+lZls21x5ZTg8Oe7h3V+/WXN/Be&#10;jdJ85k/yvMfJ26Ryu/rlYWfM+dl4dwtKaJR/8Z+7smn+VX55XRSzeQG/PyUA9PIH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AaS7FAyQAAAOMAAAAPAAAAAAAAAAAAAAAAAJcCAABk&#10;cnMvZG93bnJldi54bWxQSwUGAAAAAAQABAD1AAAAjQMAAAAA&#10;" filled="f" strokecolor="black [3213]" strokeweight="1pt"/>
                  </v:group>
                  <v:shape id="Picture 1413755272" o:spid="_x0000_s1051" type="#_x0000_t75" style="position:absolute;left:2140684;top:1767016;width:1096645;height:6870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">
                    <v:imagedata r:id="rId52" o:title=""/>
                    <v:path arrowok="t"/>
                  </v:shape>
                  <v:shape id="Picture 1413755274" o:spid="_x0000_s1052" type="#_x0000_t75" style="position:absolute;left:4987877;top:4053015;width:1597025;height:8477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Hy&#10;STzFAAAA4wAAAA8AAABkcnMvZG93bnJldi54bWxET19rwjAQfx/4HcIJe5upTq1Uo7jBYOxtrr4f&#10;zdlWm0tNMlO//TIY7PF+/2+zG0wnbuR8a1nBdJKBIK6sbrlWUH69Pa1A+ICssbNMCu7kYbcdPWyw&#10;0DbyJ90OoRYphH2BCpoQ+kJKXzVk0E9sT5y4k3UGQzpdLbXDmMJNJ2dZtpQGW04NDfb02lB1OXwb&#10;BS8hj2dzv8aj89F/9OeSYlkq9Tge9msQgYbwL/5zv+s0fz59zheLWT6H358SAHL7A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B8kk8xQAAAOMAAAAPAAAAAAAAAAAAAAAAAJwC&#10;AABkcnMvZG93bnJldi54bWxQSwUGAAAAAAQABAD3AAAAjgMAAAAA&#10;">
                    <v:imagedata r:id="rId53" o:title=""/>
                    <v:path arrowok="t"/>
                  </v:shape>
                  <v:shape id="Picture 1413755276" o:spid="_x0000_s1053" type="#_x0000_t75" style="position:absolute;left:3456788;top:6635579;width:1420495;height:10242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">
                    <v:imagedata r:id="rId54" o:title=""/>
                    <v:path arrowok="t"/>
                  </v:shape>
                  <v:shape id="TextBox 12" o:spid="_x0000_s1054" type="#_x0000_t202" style="position:absolute;left:457200;top:37070;width:2780129;height:4324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" stroked="f">
                    <v:textbox>
                      <w:txbxContent>
                        <w:p w14:paraId="1481E703" w14:textId="77777777" w:rsidR="00124ED1" w:rsidRPr="001C1E58" w:rsidRDefault="00124ED1" w:rsidP="001C1E58">
                          <w:pPr>
                            <w:pStyle w:val="NormalWeb"/>
                            <w:kinsoku w:val="0"/>
                            <w:overflowPunct w:val="0"/>
                            <w:spacing w:before="0" w:beforeAutospacing="0" w:after="0" w:afterAutospacing="0"/>
                            <w:jc w:val="center"/>
                            <w:textAlignment w:val="baseline"/>
                            <w:rPr>
                              <w:sz w:val="20"/>
                              <w:rPrChange w:id="1858" w:author="Solimine, Jaclyn V [2]" w:date="2018-04-26T13:12:00Z">
                                <w:rPr/>
                              </w:rPrChange>
                            </w:rPr>
                          </w:pPr>
                          <w:r w:rsidRPr="001C1E58">
                            <w:rPr>
                              <w:rFonts w:eastAsia="+mn-ea"/>
                              <w:color w:val="000000"/>
                              <w:kern w:val="24"/>
                              <w:szCs w:val="32"/>
                              <w:rPrChange w:id="1859" w:author="Solimine, Jaclyn V [2]" w:date="2018-04-26T13:12:00Z">
                                <w:rPr>
                                  <w:rFonts w:ascii="Arial" w:eastAsia="+mn-ea" w:hAnsi="Arial" w:cs="+mn-cs"/>
                                  <w:color w:val="000000"/>
                                  <w:kern w:val="24"/>
                                  <w:sz w:val="32"/>
                                  <w:szCs w:val="32"/>
                                </w:rPr>
                              </w:rPrChange>
                            </w:rPr>
                            <w:t xml:space="preserve">Case 1 ROC Multiclass Classification: No Term Grades </w:t>
                          </w:r>
                        </w:p>
                      </w:txbxContent>
                    </v:textbox>
                  </v:shape>
                  <v:shape id="TextBox 13" o:spid="_x0000_s1055" type="#_x0000_t202" style="position:absolute;left:3608173;top:2669059;width:2691765;height:4419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" stroked="f">
                    <v:textbox style="mso-fit-shape-to-text:t">
                      <w:txbxContent>
                        <w:p w14:paraId="22308091" w14:textId="77777777" w:rsidR="00124ED1" w:rsidRPr="001C1E58" w:rsidRDefault="00124ED1" w:rsidP="001C1E58">
                          <w:pPr>
                            <w:pStyle w:val="NormalWeb"/>
                            <w:kinsoku w:val="0"/>
                            <w:overflowPunct w:val="0"/>
                            <w:spacing w:before="0" w:beforeAutospacing="0" w:after="0" w:afterAutospacing="0"/>
                            <w:jc w:val="center"/>
                            <w:textAlignment w:val="baseline"/>
                            <w:rPr>
                              <w:sz w:val="20"/>
                              <w:rPrChange w:id="1860" w:author="Solimine, Jaclyn V [2]" w:date="2018-04-26T13:13:00Z">
                                <w:rPr/>
                              </w:rPrChange>
                            </w:rPr>
                          </w:pPr>
                          <w:r w:rsidRPr="001C1E58">
                            <w:rPr>
                              <w:rFonts w:eastAsia="+mn-ea"/>
                              <w:color w:val="000000"/>
                              <w:kern w:val="24"/>
                              <w:szCs w:val="32"/>
                              <w:rPrChange w:id="1861" w:author="Solimine, Jaclyn V [2]" w:date="2018-04-26T13:13:00Z">
                                <w:rPr>
                                  <w:rFonts w:ascii="Arial" w:eastAsia="+mn-ea" w:hAnsi="Arial" w:cs="+mn-cs"/>
                                  <w:color w:val="000000"/>
                                  <w:kern w:val="24"/>
                                  <w:sz w:val="32"/>
                                  <w:szCs w:val="32"/>
                                </w:rPr>
                              </w:rPrChange>
                            </w:rPr>
                            <w:t xml:space="preserve">Case 4 ROC Multiclass Classification: 1st Term Grades Included </w:t>
                          </w:r>
                        </w:p>
                      </w:txbxContent>
                    </v:textbox>
                  </v:shape>
                  <v:shape id="TextBox 16" o:spid="_x0000_s1056" type="#_x0000_t202" style="position:absolute;left:1680519;top:5325762;width:3089275;height:4419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" stroked="f">
                    <v:textbox style="mso-fit-shape-to-text:t">
                      <w:txbxContent>
                        <w:p w14:paraId="0A4BCC3C" w14:textId="77777777" w:rsidR="00124ED1" w:rsidRPr="001C1E58" w:rsidRDefault="00124ED1" w:rsidP="001C1E58">
                          <w:pPr>
                            <w:pStyle w:val="NormalWeb"/>
                            <w:kinsoku w:val="0"/>
                            <w:overflowPunct w:val="0"/>
                            <w:spacing w:before="0" w:beforeAutospacing="0" w:after="0" w:afterAutospacing="0"/>
                            <w:jc w:val="center"/>
                            <w:textAlignment w:val="baseline"/>
                            <w:rPr>
                              <w:sz w:val="20"/>
                              <w:rPrChange w:id="1862" w:author="Solimine, Jaclyn V [2]" w:date="2018-04-26T13:13:00Z">
                                <w:rPr/>
                              </w:rPrChange>
                            </w:rPr>
                          </w:pPr>
                          <w:r w:rsidRPr="001C1E58">
                            <w:rPr>
                              <w:rFonts w:eastAsia="+mn-ea"/>
                              <w:color w:val="000000"/>
                              <w:kern w:val="24"/>
                              <w:szCs w:val="32"/>
                              <w:rPrChange w:id="1863" w:author="Solimine, Jaclyn V [2]" w:date="2018-04-26T13:13:00Z">
                                <w:rPr>
                                  <w:rFonts w:ascii="Arial" w:eastAsia="+mn-ea" w:hAnsi="Arial" w:cs="+mn-cs"/>
                                  <w:color w:val="000000"/>
                                  <w:kern w:val="24"/>
                                  <w:sz w:val="32"/>
                                  <w:szCs w:val="32"/>
                                </w:rPr>
                              </w:rPrChange>
                            </w:rPr>
                            <w:t xml:space="preserve">Case 5 ROC Multiclass Classification: 1st and 2nd Term Grades Included </w:t>
                          </w:r>
                        </w:p>
                      </w:txbxContent>
                    </v:textbox>
                  </v:shape>
                  <v:shape id="TextBox 13" o:spid="_x0000_s1057" type="#_x0000_t202" style="position:absolute;left:3657600;top:37070;width:2691130;height:4419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" stroked="f">
                    <v:textbox style="mso-fit-shape-to-text:t">
                      <w:txbxContent>
                        <w:p w14:paraId="555FA7A0" w14:textId="6FA47D5A" w:rsidR="00124ED1" w:rsidRPr="001C1E58" w:rsidRDefault="00124ED1" w:rsidP="001C1E58">
                          <w:pPr>
                            <w:pStyle w:val="NormalWeb"/>
                            <w:kinsoku w:val="0"/>
                            <w:overflowPunct w:val="0"/>
                            <w:spacing w:before="0" w:beforeAutospacing="0" w:after="0" w:afterAutospacing="0"/>
                            <w:jc w:val="center"/>
                            <w:textAlignment w:val="baseline"/>
                            <w:rPr>
                              <w:sz w:val="20"/>
                              <w:rPrChange w:id="1864" w:author="Solimine, Jaclyn V [2]" w:date="2018-04-26T13:13:00Z">
                                <w:rPr/>
                              </w:rPrChange>
                            </w:rPr>
                          </w:pPr>
                          <w:r w:rsidRPr="001C1E58">
                            <w:rPr>
                              <w:rFonts w:eastAsia="+mn-ea"/>
                              <w:color w:val="000000"/>
                              <w:kern w:val="24"/>
                              <w:szCs w:val="32"/>
                              <w:rPrChange w:id="1865" w:author="Solimine, Jaclyn V [2]" w:date="2018-04-26T13:13:00Z">
                                <w:rPr>
                                  <w:rFonts w:ascii="Arial" w:eastAsia="+mn-ea" w:hAnsi="Arial" w:cs="+mn-cs"/>
                                  <w:color w:val="000000"/>
                                  <w:kern w:val="24"/>
                                  <w:sz w:val="32"/>
                                  <w:szCs w:val="32"/>
                                </w:rPr>
                              </w:rPrChange>
                            </w:rPr>
                            <w:t xml:space="preserve">Case </w:t>
                          </w:r>
                          <w:ins w:id="1866" w:author="Solimine, Jaclyn V [2]" w:date="2018-04-26T13:14:00Z">
                            <w:r>
                              <w:rPr>
                                <w:rFonts w:eastAsia="+mn-ea"/>
                                <w:color w:val="000000"/>
                                <w:kern w:val="24"/>
                                <w:szCs w:val="32"/>
                              </w:rPr>
                              <w:t>2</w:t>
                            </w:r>
                          </w:ins>
                          <w:del w:id="1867" w:author="Solimine, Jaclyn V [2]" w:date="2018-04-26T13:14:00Z">
                            <w:r w:rsidRPr="001C1E58" w:rsidDel="001C1E58">
                              <w:rPr>
                                <w:rFonts w:eastAsia="+mn-ea"/>
                                <w:color w:val="000000"/>
                                <w:kern w:val="24"/>
                                <w:szCs w:val="32"/>
                                <w:rPrChange w:id="1868" w:author="Solimine, Jaclyn V [2]" w:date="2018-04-26T13:13:00Z">
                                  <w:rPr>
                                    <w:rFonts w:ascii="Arial" w:eastAsia="+mn-ea" w:hAnsi="Arial" w:cs="+mn-cs"/>
                                    <w:color w:val="000000"/>
                                    <w:kern w:val="24"/>
                                    <w:sz w:val="32"/>
                                    <w:szCs w:val="32"/>
                                  </w:rPr>
                                </w:rPrChange>
                              </w:rPr>
                              <w:delText>4</w:delText>
                            </w:r>
                          </w:del>
                          <w:r w:rsidRPr="001C1E58">
                            <w:rPr>
                              <w:rFonts w:eastAsia="+mn-ea"/>
                              <w:color w:val="000000"/>
                              <w:kern w:val="24"/>
                              <w:szCs w:val="32"/>
                              <w:rPrChange w:id="1869" w:author="Solimine, Jaclyn V [2]" w:date="2018-04-26T13:13:00Z">
                                <w:rPr>
                                  <w:rFonts w:ascii="Arial" w:eastAsia="+mn-ea" w:hAnsi="Arial" w:cs="+mn-cs"/>
                                  <w:color w:val="000000"/>
                                  <w:kern w:val="24"/>
                                  <w:sz w:val="32"/>
                                  <w:szCs w:val="32"/>
                                </w:rPr>
                              </w:rPrChange>
                            </w:rPr>
                            <w:t xml:space="preserve"> ROC </w:t>
                          </w:r>
                          <w:ins w:id="1870" w:author="Solimine, Jaclyn V [2]" w:date="2018-04-26T13:14:00Z">
                            <w:r>
                              <w:rPr>
                                <w:rFonts w:eastAsia="+mn-ea"/>
                                <w:color w:val="000000"/>
                                <w:kern w:val="24"/>
                                <w:szCs w:val="32"/>
                              </w:rPr>
                              <w:t xml:space="preserve">Binary </w:t>
                            </w:r>
                          </w:ins>
                          <w:del w:id="1871" w:author="Solimine, Jaclyn V [2]" w:date="2018-04-26T13:14:00Z">
                            <w:r w:rsidRPr="001C1E58" w:rsidDel="001C1E58">
                              <w:rPr>
                                <w:rFonts w:eastAsia="+mn-ea"/>
                                <w:color w:val="000000"/>
                                <w:kern w:val="24"/>
                                <w:szCs w:val="32"/>
                                <w:rPrChange w:id="1872" w:author="Solimine, Jaclyn V [2]" w:date="2018-04-26T13:13:00Z">
                                  <w:rPr>
                                    <w:rFonts w:ascii="Arial" w:eastAsia="+mn-ea" w:hAnsi="Arial" w:cs="+mn-cs"/>
                                    <w:color w:val="000000"/>
                                    <w:kern w:val="24"/>
                                    <w:sz w:val="32"/>
                                    <w:szCs w:val="32"/>
                                  </w:rPr>
                                </w:rPrChange>
                              </w:rPr>
                              <w:delText xml:space="preserve">Multiclass </w:delText>
                            </w:r>
                          </w:del>
                          <w:r w:rsidRPr="001C1E58">
                            <w:rPr>
                              <w:rFonts w:eastAsia="+mn-ea"/>
                              <w:color w:val="000000"/>
                              <w:kern w:val="24"/>
                              <w:szCs w:val="32"/>
                              <w:rPrChange w:id="1873" w:author="Solimine, Jaclyn V [2]" w:date="2018-04-26T13:13:00Z">
                                <w:rPr>
                                  <w:rFonts w:ascii="Arial" w:eastAsia="+mn-ea" w:hAnsi="Arial" w:cs="+mn-cs"/>
                                  <w:color w:val="000000"/>
                                  <w:kern w:val="24"/>
                                  <w:sz w:val="32"/>
                                  <w:szCs w:val="32"/>
                                </w:rPr>
                              </w:rPrChange>
                            </w:rPr>
                            <w:t xml:space="preserve">Classification: 1st Term Grades Included </w:t>
                          </w:r>
                        </w:p>
                      </w:txbxContent>
                    </v:textbox>
                  </v:shape>
                  <v:shape id="TextBox 16" o:spid="_x0000_s1058" type="#_x0000_t202" style="position:absolute;left:296562;top:2693773;width:3088778;height:41724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muSIxgAA&#10;AOMAAAAPAAAAZHJzL2Rvd25yZXYueG1sRE/bisIwEH0X/IcwC76Ipl5q3a5R3IUVX718wNiMbdlm&#10;Uppo69+bBcHHOfdZbTpTiTs1rrSsYDKOQBBnVpecKziffkdLEM4ja6wsk4IHOdis+70Vptq2fKD7&#10;0ecihLBLUUHhfZ1K6bKCDLqxrYkDd7WNQR/OJpe6wTaEm0pOo2ghDZYcGgqs6aeg7O94Mwqu+3YY&#10;f7aXnT8nh/niG8vkYh9KDT667RcIT51/i1/uvQ7z55NZEsfTZQz/PwUA5PoJ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CmuSIxgAAAOMAAAAPAAAAAAAAAAAAAAAAAJcCAABkcnMv&#10;ZG93bnJldi54bWxQSwUGAAAAAAQABAD1AAAAigMAAAAA&#10;" stroked="f">
                    <v:textbox>
                      <w:txbxContent>
                        <w:p w14:paraId="5DB909C4" w14:textId="35000CA4" w:rsidR="00124ED1" w:rsidRPr="001C1E58" w:rsidRDefault="00124ED1" w:rsidP="001C1E58">
                          <w:pPr>
                            <w:pStyle w:val="NormalWeb"/>
                            <w:kinsoku w:val="0"/>
                            <w:overflowPunct w:val="0"/>
                            <w:spacing w:before="0" w:beforeAutospacing="0" w:after="0" w:afterAutospacing="0"/>
                            <w:jc w:val="center"/>
                            <w:textAlignment w:val="baseline"/>
                            <w:rPr>
                              <w:sz w:val="20"/>
                              <w:rPrChange w:id="1874" w:author="Solimine, Jaclyn V [2]" w:date="2018-04-26T13:13:00Z">
                                <w:rPr/>
                              </w:rPrChange>
                            </w:rPr>
                          </w:pPr>
                          <w:r w:rsidRPr="001C1E58">
                            <w:rPr>
                              <w:rFonts w:eastAsia="+mn-ea"/>
                              <w:color w:val="000000"/>
                              <w:kern w:val="24"/>
                              <w:szCs w:val="32"/>
                              <w:rPrChange w:id="1875" w:author="Solimine, Jaclyn V [2]" w:date="2018-04-26T13:13:00Z">
                                <w:rPr>
                                  <w:rFonts w:ascii="Arial" w:eastAsia="+mn-ea" w:hAnsi="Arial" w:cs="+mn-cs"/>
                                  <w:color w:val="000000"/>
                                  <w:kern w:val="24"/>
                                  <w:sz w:val="32"/>
                                  <w:szCs w:val="32"/>
                                </w:rPr>
                              </w:rPrChange>
                            </w:rPr>
                            <w:t xml:space="preserve">Case 5 ROC </w:t>
                          </w:r>
                          <w:ins w:id="1876" w:author="Solimine, Jaclyn V [2]" w:date="2018-04-26T13:14:00Z">
                            <w:r>
                              <w:rPr>
                                <w:rFonts w:eastAsia="+mn-ea"/>
                                <w:color w:val="000000"/>
                                <w:kern w:val="24"/>
                                <w:szCs w:val="32"/>
                              </w:rPr>
                              <w:t>Binary</w:t>
                            </w:r>
                          </w:ins>
                          <w:ins w:id="1877" w:author="Solimine, Jaclyn V [2]" w:date="2018-04-26T13:15:00Z">
                            <w:r>
                              <w:rPr>
                                <w:rFonts w:eastAsia="+mn-ea"/>
                                <w:color w:val="000000"/>
                                <w:kern w:val="24"/>
                                <w:szCs w:val="32"/>
                              </w:rPr>
                              <w:t xml:space="preserve"> </w:t>
                            </w:r>
                          </w:ins>
                          <w:del w:id="1878" w:author="Solimine, Jaclyn V [2]" w:date="2018-04-26T13:14:00Z">
                            <w:r w:rsidRPr="001C1E58" w:rsidDel="001C1E58">
                              <w:rPr>
                                <w:rFonts w:eastAsia="+mn-ea"/>
                                <w:color w:val="000000"/>
                                <w:kern w:val="24"/>
                                <w:szCs w:val="32"/>
                                <w:rPrChange w:id="1879" w:author="Solimine, Jaclyn V [2]" w:date="2018-04-26T13:13:00Z">
                                  <w:rPr>
                                    <w:rFonts w:ascii="Arial" w:eastAsia="+mn-ea" w:hAnsi="Arial" w:cs="+mn-cs"/>
                                    <w:color w:val="000000"/>
                                    <w:kern w:val="24"/>
                                    <w:sz w:val="32"/>
                                    <w:szCs w:val="32"/>
                                  </w:rPr>
                                </w:rPrChange>
                              </w:rPr>
                              <w:delText xml:space="preserve">Multiclass </w:delText>
                            </w:r>
                          </w:del>
                          <w:r w:rsidRPr="001C1E58">
                            <w:rPr>
                              <w:rFonts w:eastAsia="+mn-ea"/>
                              <w:color w:val="000000"/>
                              <w:kern w:val="24"/>
                              <w:szCs w:val="32"/>
                              <w:rPrChange w:id="1880" w:author="Solimine, Jaclyn V [2]" w:date="2018-04-26T13:13:00Z">
                                <w:rPr>
                                  <w:rFonts w:ascii="Arial" w:eastAsia="+mn-ea" w:hAnsi="Arial" w:cs="+mn-cs"/>
                                  <w:color w:val="000000"/>
                                  <w:kern w:val="24"/>
                                  <w:sz w:val="32"/>
                                  <w:szCs w:val="32"/>
                                </w:rPr>
                              </w:rPrChange>
                            </w:rPr>
                            <w:t xml:space="preserve">Classification: 1st and 2nd Term Grades Included </w:t>
                          </w:r>
                        </w:p>
                      </w:txbxContent>
                    </v:textbox>
                  </v:shape>
                </v:group>
                <v:shape id="Text Box 1413755287" o:spid="_x0000_s1059" type="#_x0000_t202" style="position:absolute;left:296562;top:8007178;width:6281420;height:2127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tlaZyQAA&#10;AOMAAAAPAAAAZHJzL2Rvd25yZXYueG1sRE9La8JAEL4X+h+WKXgpdWOsD6KrtD7AQ3vwgechO01C&#10;s7NhdzXx37tCocf53jNfdqYWV3K+sqxg0E9AEOdWV1woOB23b1MQPiBrrC2Tght5WC6en+aYadvy&#10;nq6HUIgYwj5DBWUITSalz0sy6Pu2IY7cj3UGQzxdIbXDNoabWqZJMpYGK44NJTa0Kin/PVyMgvHa&#10;Xdo9r17Xp80XfjdFev68nZXqvXQfMxCBuvAv/nPvdJz/PhhORqN0OoHHTxEAubgD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CftlaZyQAAAOMAAAAPAAAAAAAAAAAAAAAAAJcCAABk&#10;cnMvZG93bnJldi54bWxQSwUGAAAAAAQABAD1AAAAjQMAAAAA&#10;" stroked="f">
                  <v:textbox inset="0,0,0,0">
                    <w:txbxContent>
                      <w:p w14:paraId="2407D593" w14:textId="41B4952F" w:rsidR="00124ED1" w:rsidRPr="00B76F2C" w:rsidRDefault="00124ED1">
                        <w:pPr>
                          <w:pStyle w:val="Caption"/>
                          <w:jc w:val="center"/>
                          <w:rPr>
                            <w:b/>
                            <w:noProof/>
                            <w:sz w:val="36"/>
                            <w:rPrChange w:id="1881" w:author="Solimine, Jaclyn V [2]" w:date="2018-04-26T13:16:00Z">
                              <w:rPr>
                                <w:b/>
                                <w:noProof/>
                              </w:rPr>
                            </w:rPrChange>
                          </w:rPr>
                          <w:pPrChange w:id="1882" w:author="Solimine, Jaclyn V [2]" w:date="2018-04-26T13:16:00Z">
                            <w:pPr>
                              <w:pStyle w:val="ListParagraph"/>
                              <w:ind w:left="360"/>
                            </w:pPr>
                          </w:pPrChange>
                        </w:pPr>
                        <w:ins w:id="1883" w:author="Solimine, Jaclyn V [2]" w:date="2018-04-26T13:16:00Z">
                          <w:r w:rsidRPr="00B76F2C">
                            <w:rPr>
                              <w:i w:val="0"/>
                              <w:sz w:val="24"/>
                              <w:rPrChange w:id="1884" w:author="Solimine, Jaclyn V [2]" w:date="2018-04-26T13:16:00Z">
                                <w:rPr>
                                  <w:i/>
                                  <w:iCs/>
                                </w:rPr>
                              </w:rPrChange>
                            </w:rPr>
                            <w:t xml:space="preserve">Figure </w:t>
                          </w:r>
                          <w:del w:id="1885" w:author="Solimine, Jaclyn V" w:date="2018-04-29T14:39:00Z">
                            <w:r w:rsidRPr="00B76F2C" w:rsidDel="006F0F61">
                              <w:rPr>
                                <w:i w:val="0"/>
                                <w:sz w:val="24"/>
                                <w:rPrChange w:id="1886" w:author="Solimine, Jaclyn V [2]" w:date="2018-04-26T13:16:00Z">
                                  <w:rPr>
                                    <w:i/>
                                    <w:iCs/>
                                  </w:rPr>
                                </w:rPrChange>
                              </w:rPr>
                              <w:fldChar w:fldCharType="begin"/>
                            </w:r>
                            <w:r w:rsidRPr="00B76F2C" w:rsidDel="006F0F61">
                              <w:rPr>
                                <w:i w:val="0"/>
                                <w:sz w:val="24"/>
                                <w:rPrChange w:id="1887" w:author="Solimine, Jaclyn V [2]" w:date="2018-04-26T13:16:00Z">
                                  <w:rPr>
                                    <w:i/>
                                    <w:iCs/>
                                  </w:rPr>
                                </w:rPrChange>
                              </w:rPr>
                              <w:delInstrText xml:space="preserve"> SEQ Figure \* ARABIC </w:delInstrText>
                            </w:r>
                          </w:del>
                        </w:ins>
                        <w:del w:id="1888" w:author="Solimine, Jaclyn V" w:date="2018-04-29T14:39:00Z">
                          <w:r w:rsidRPr="00B76F2C" w:rsidDel="006F0F61">
                            <w:rPr>
                              <w:i w:val="0"/>
                              <w:sz w:val="24"/>
                              <w:rPrChange w:id="1889" w:author="Solimine, Jaclyn V [2]" w:date="2018-04-26T13:16:00Z">
                                <w:rPr>
                                  <w:i/>
                                  <w:iCs/>
                                </w:rPr>
                              </w:rPrChange>
                            </w:rPr>
                            <w:fldChar w:fldCharType="separate"/>
                          </w:r>
                        </w:del>
                        <w:ins w:id="1890" w:author="Solimine, Jaclyn V [2]" w:date="2018-04-26T13:16:00Z">
                          <w:del w:id="1891" w:author="Solimine, Jaclyn V" w:date="2018-04-29T14:39:00Z">
                            <w:r w:rsidRPr="00B76F2C" w:rsidDel="006F0F61">
                              <w:rPr>
                                <w:i w:val="0"/>
                                <w:noProof/>
                                <w:sz w:val="24"/>
                                <w:rPrChange w:id="1892" w:author="Solimine, Jaclyn V [2]" w:date="2018-04-26T13:16:00Z">
                                  <w:rPr>
                                    <w:i/>
                                    <w:iCs/>
                                    <w:noProof/>
                                  </w:rPr>
                                </w:rPrChange>
                              </w:rPr>
                              <w:delText>2</w:delText>
                            </w:r>
                            <w:r w:rsidRPr="00B76F2C" w:rsidDel="006F0F61">
                              <w:rPr>
                                <w:i w:val="0"/>
                                <w:sz w:val="24"/>
                                <w:rPrChange w:id="1893" w:author="Solimine, Jaclyn V [2]" w:date="2018-04-26T13:16:00Z">
                                  <w:rPr>
                                    <w:i/>
                                    <w:iCs/>
                                  </w:rPr>
                                </w:rPrChange>
                              </w:rPr>
                              <w:fldChar w:fldCharType="end"/>
                            </w:r>
                          </w:del>
                        </w:ins>
                        <w:ins w:id="1894" w:author="Solimine, Jaclyn V" w:date="2018-04-29T14:39:00Z">
                          <w:r w:rsidR="006F0F61">
                            <w:rPr>
                              <w:i w:val="0"/>
                              <w:sz w:val="24"/>
                            </w:rPr>
                            <w:t>5</w:t>
                          </w:r>
                        </w:ins>
                        <w:ins w:id="1895" w:author="Solimine, Jaclyn V [2]" w:date="2018-04-26T13:16:00Z">
                          <w:r w:rsidRPr="00B76F2C">
                            <w:rPr>
                              <w:i w:val="0"/>
                              <w:sz w:val="24"/>
                              <w:rPrChange w:id="1896" w:author="Solimine, Jaclyn V [2]" w:date="2018-04-26T13:16:00Z">
                                <w:rPr>
                                  <w:i/>
                                  <w:iCs/>
                                </w:rPr>
                              </w:rPrChange>
                            </w:rPr>
                            <w:t>: SVM results--Case study ROC curves</w:t>
                          </w:r>
                        </w:ins>
                      </w:p>
                    </w:txbxContent>
                  </v:textbox>
                </v:shape>
                <w10:wrap type="tight"/>
              </v:group>
            </w:pict>
          </mc:Fallback>
        </mc:AlternateContent>
      </w:r>
    </w:p>
    <w:p w14:paraId="2E9E6065" w14:textId="452B3470" w:rsidR="00E56BD9" w:rsidDel="002B5752" w:rsidRDefault="00DF006C">
      <w:pPr>
        <w:pStyle w:val="ListParagraph"/>
        <w:ind w:left="360"/>
        <w:jc w:val="both"/>
        <w:rPr>
          <w:del w:id="1777" w:author="Solimine, Jaclyn V" w:date="2018-04-19T19:46:00Z"/>
          <w:b/>
        </w:rPr>
        <w:pPrChange w:id="1778" w:author="Solimine, Jaclyn V" w:date="2018-04-29T14:39:00Z">
          <w:pPr>
            <w:pStyle w:val="ListParagraph"/>
            <w:ind w:left="360"/>
          </w:pPr>
        </w:pPrChange>
      </w:pPr>
      <w:del w:id="1779" w:author="Solimine, Jaclyn V" w:date="2018-04-19T19:46:00Z">
        <w:r w:rsidRPr="00DF006C" w:rsidDel="002B5752">
          <w:rPr>
            <w:b/>
            <w:highlight w:val="yellow"/>
          </w:rPr>
          <w:lastRenderedPageBreak/>
          <w:delText>Need to describe the results, which kernels performed well and why</w:delText>
        </w:r>
      </w:del>
    </w:p>
    <w:p w14:paraId="409739FA" w14:textId="76A51BFC" w:rsidR="00E56BD9" w:rsidRPr="00E56BD9" w:rsidDel="002B5752" w:rsidRDefault="00E56BD9">
      <w:pPr>
        <w:pStyle w:val="ListParagraph"/>
        <w:ind w:left="360"/>
        <w:jc w:val="both"/>
        <w:rPr>
          <w:del w:id="1780" w:author="Solimine, Jaclyn V" w:date="2018-04-19T19:46:00Z"/>
          <w:b/>
          <w:highlight w:val="yellow"/>
        </w:rPr>
        <w:pPrChange w:id="1781" w:author="Solimine, Jaclyn V" w:date="2018-04-29T14:39:00Z">
          <w:pPr>
            <w:pStyle w:val="ListParagraph"/>
            <w:ind w:left="360"/>
          </w:pPr>
        </w:pPrChange>
      </w:pPr>
      <w:del w:id="1782" w:author="Solimine, Jaclyn V" w:date="2018-04-19T19:46:00Z">
        <w:r w:rsidRPr="00E56BD9" w:rsidDel="002B5752">
          <w:rPr>
            <w:b/>
            <w:highlight w:val="yellow"/>
          </w:rPr>
          <w:delText>Insert ROC curves</w:delText>
        </w:r>
      </w:del>
    </w:p>
    <w:p w14:paraId="117DF118" w14:textId="404CEEB2" w:rsidR="009445CC" w:rsidRPr="009445CC" w:rsidDel="00E006C4" w:rsidRDefault="00E56BD9">
      <w:pPr>
        <w:pStyle w:val="ListParagraph"/>
        <w:ind w:left="360"/>
        <w:jc w:val="both"/>
        <w:rPr>
          <w:del w:id="1783" w:author="Solimine, Jaclyn V" w:date="2018-04-19T21:21:00Z"/>
        </w:rPr>
        <w:pPrChange w:id="1784" w:author="Solimine, Jaclyn V" w:date="2018-04-29T14:39:00Z">
          <w:pPr>
            <w:pStyle w:val="ListParagraph"/>
            <w:ind w:left="360"/>
          </w:pPr>
        </w:pPrChange>
      </w:pPr>
      <w:del w:id="1785" w:author="Solimine, Jaclyn V" w:date="2018-04-19T19:46:00Z">
        <w:r w:rsidRPr="00E56BD9" w:rsidDel="002B5752">
          <w:rPr>
            <w:b/>
            <w:highlight w:val="yellow"/>
          </w:rPr>
          <w:delText>Insert Confusion Matrix</w:delText>
        </w:r>
      </w:del>
      <w:del w:id="1786" w:author="Solimine, Jaclyn V" w:date="2018-04-19T19:50:00Z">
        <w:r w:rsidR="009445CC" w:rsidRPr="009445CC" w:rsidDel="002B5752">
          <w:rPr>
            <w:b/>
          </w:rPr>
          <w:br w:type="page"/>
        </w:r>
      </w:del>
    </w:p>
    <w:p w14:paraId="2FE9984B" w14:textId="5076A61B" w:rsidR="00173828" w:rsidDel="001C1E58" w:rsidRDefault="00CA6735">
      <w:pPr>
        <w:jc w:val="both"/>
        <w:rPr>
          <w:ins w:id="1787" w:author="Solimine, Jaclyn V" w:date="2018-04-22T14:18:00Z"/>
          <w:del w:id="1788" w:author="Solimine, Jaclyn V [2]" w:date="2018-04-26T13:09:00Z"/>
        </w:rPr>
        <w:pPrChange w:id="1789" w:author="Solimine, Jaclyn V" w:date="2018-04-29T14:39:00Z">
          <w:pPr/>
        </w:pPrChange>
      </w:pPr>
      <w:ins w:id="1790" w:author="Solimine, Jaclyn V" w:date="2018-04-19T21:05:00Z">
        <w:del w:id="1791" w:author="Solimine, Jaclyn V [2]" w:date="2018-04-26T13:17:00Z">
          <w:r w:rsidDel="00DB6773">
            <w:br w:type="page"/>
          </w:r>
        </w:del>
      </w:ins>
      <w:ins w:id="1792" w:author="Solimine, Jaclyn V" w:date="2018-04-22T13:53:00Z">
        <w:r w:rsidR="007762D1">
          <w:t>As expected, the classifier c</w:t>
        </w:r>
      </w:ins>
      <w:ins w:id="1793" w:author="Solimine, Jaclyn V [2]" w:date="2018-04-26T12:19:00Z">
        <w:r w:rsidR="00BC69B6">
          <w:t>ould</w:t>
        </w:r>
      </w:ins>
      <w:ins w:id="1794" w:author="Solimine, Jaclyn V" w:date="2018-04-22T13:53:00Z">
        <w:del w:id="1795" w:author="Solimine, Jaclyn V [2]" w:date="2018-04-26T12:19:00Z">
          <w:r w:rsidR="007762D1" w:rsidDel="00BC69B6">
            <w:delText>an</w:delText>
          </w:r>
        </w:del>
        <w:r w:rsidR="007762D1">
          <w:t xml:space="preserve"> more </w:t>
        </w:r>
      </w:ins>
      <w:ins w:id="1796" w:author="Solimine, Jaclyn V" w:date="2018-04-22T13:54:00Z">
        <w:r w:rsidR="007762D1">
          <w:t>accurately</w:t>
        </w:r>
      </w:ins>
      <w:ins w:id="1797" w:author="Solimine, Jaclyn V" w:date="2018-04-22T13:53:00Z">
        <w:r w:rsidR="007762D1">
          <w:t xml:space="preserve"> predict a student’</w:t>
        </w:r>
      </w:ins>
      <w:ins w:id="1798" w:author="Solimine, Jaclyn V" w:date="2018-04-22T13:54:00Z">
        <w:r w:rsidR="007762D1">
          <w:t xml:space="preserve">s likely </w:t>
        </w:r>
      </w:ins>
      <w:ins w:id="1799" w:author="Solimine, Jaclyn V" w:date="2018-04-22T14:17:00Z">
        <w:r w:rsidR="00DC519F">
          <w:t xml:space="preserve">academic </w:t>
        </w:r>
      </w:ins>
      <w:ins w:id="1800" w:author="Solimine, Jaclyn V" w:date="2018-04-22T13:54:00Z">
        <w:r w:rsidR="007762D1">
          <w:t xml:space="preserve">performance when information on the students’ first and second term grades </w:t>
        </w:r>
      </w:ins>
      <w:ins w:id="1801" w:author="Solimine, Jaclyn V [2]" w:date="2018-04-26T12:19:00Z">
        <w:r w:rsidR="00BC69B6">
          <w:t xml:space="preserve">were </w:t>
        </w:r>
      </w:ins>
      <w:ins w:id="1802" w:author="Solimine, Jaclyn V" w:date="2018-04-22T13:54:00Z">
        <w:del w:id="1803" w:author="Solimine, Jaclyn V [2]" w:date="2018-04-26T12:19:00Z">
          <w:r w:rsidR="007762D1" w:rsidDel="00BC69B6">
            <w:delText xml:space="preserve">is </w:delText>
          </w:r>
        </w:del>
        <w:r w:rsidR="007762D1">
          <w:t xml:space="preserve">included. </w:t>
        </w:r>
      </w:ins>
      <w:ins w:id="1804" w:author="Solimine, Jaclyn V" w:date="2018-04-22T13:56:00Z">
        <w:r w:rsidR="00812F3C">
          <w:t>Observing the</w:t>
        </w:r>
      </w:ins>
      <w:ins w:id="1805" w:author="Solimine, Jaclyn V" w:date="2018-04-22T13:55:00Z">
        <w:r w:rsidR="007762D1">
          <w:t xml:space="preserve"> ROC </w:t>
        </w:r>
      </w:ins>
      <w:ins w:id="1806" w:author="Solimine, Jaclyn V [2]" w:date="2018-04-26T13:36:00Z">
        <w:r w:rsidR="0018655E">
          <w:t>plot</w:t>
        </w:r>
      </w:ins>
      <w:ins w:id="1807" w:author="Solimine, Jaclyn V" w:date="2018-04-22T13:55:00Z">
        <w:del w:id="1808" w:author="Solimine, Jaclyn V [2]" w:date="2018-04-26T13:36:00Z">
          <w:r w:rsidR="007762D1" w:rsidDel="0018655E">
            <w:delText>curve</w:delText>
          </w:r>
        </w:del>
        <w:r w:rsidR="007762D1">
          <w:t xml:space="preserve"> for Case 1</w:t>
        </w:r>
      </w:ins>
      <w:ins w:id="1809" w:author="Solimine, Jaclyn V" w:date="2018-04-22T13:56:00Z">
        <w:r w:rsidR="00812F3C" w:rsidRPr="02676EF7">
          <w:t xml:space="preserve">, </w:t>
        </w:r>
      </w:ins>
      <w:ins w:id="1810" w:author="Solimine, Jaclyn V" w:date="2018-04-22T13:55:00Z">
        <w:r w:rsidR="00812F3C">
          <w:t xml:space="preserve">the area </w:t>
        </w:r>
      </w:ins>
      <w:ins w:id="1811" w:author="Solimine, Jaclyn V" w:date="2018-04-22T13:56:00Z">
        <w:r w:rsidR="00812F3C">
          <w:t>under each of the curves is close to 0.5</w:t>
        </w:r>
      </w:ins>
      <w:ins w:id="1812" w:author="Solimine, Jaclyn V" w:date="2018-04-22T13:58:00Z">
        <w:r w:rsidR="00812F3C">
          <w:t>. This</w:t>
        </w:r>
      </w:ins>
      <w:ins w:id="1813" w:author="Solimine, Jaclyn V" w:date="2018-04-22T13:56:00Z">
        <w:r w:rsidR="00812F3C">
          <w:t xml:space="preserve"> indicate</w:t>
        </w:r>
      </w:ins>
      <w:ins w:id="1814" w:author="Solimine, Jaclyn V" w:date="2018-04-22T13:57:00Z">
        <w:r w:rsidR="00812F3C">
          <w:t xml:space="preserve">s that the prediction accuracy of the classifier for the multiclass cases </w:t>
        </w:r>
      </w:ins>
      <w:ins w:id="1815" w:author="Solimine, Jaclyn V" w:date="2018-04-22T13:58:00Z">
        <w:r w:rsidR="00812F3C" w:rsidRPr="02676EF7">
          <w:t>(</w:t>
        </w:r>
      </w:ins>
      <w:ins w:id="1816" w:author="Solimine, Jaclyn V" w:date="2018-04-22T13:57:00Z">
        <w:r w:rsidR="00812F3C">
          <w:t>without any term grade data</w:t>
        </w:r>
      </w:ins>
      <w:ins w:id="1817" w:author="Solimine, Jaclyn V" w:date="2018-04-22T13:58:00Z">
        <w:r w:rsidR="00812F3C" w:rsidRPr="02676EF7">
          <w:t>)</w:t>
        </w:r>
      </w:ins>
      <w:ins w:id="1818" w:author="Solimine, Jaclyn V" w:date="2018-04-22T13:57:00Z">
        <w:r w:rsidR="00812F3C">
          <w:t xml:space="preserve"> barely outperforms a random classifier. </w:t>
        </w:r>
      </w:ins>
      <w:ins w:id="1819" w:author="Solimine, Jaclyn V" w:date="2018-04-22T13:58:00Z">
        <w:r w:rsidR="00812F3C">
          <w:t>As more grades are included, the accuracy of the classifier increases for both the binary and multiclass cases.</w:t>
        </w:r>
      </w:ins>
      <w:ins w:id="1820" w:author="Solimine, Jaclyn V" w:date="2018-04-22T13:59:00Z">
        <w:r w:rsidR="00812F3C">
          <w:t xml:space="preserve"> However, </w:t>
        </w:r>
      </w:ins>
      <w:ins w:id="1821" w:author="Solimine, Jaclyn V" w:date="2018-04-22T14:02:00Z">
        <w:r w:rsidR="00812F3C">
          <w:t>i</w:t>
        </w:r>
      </w:ins>
      <w:ins w:id="1822" w:author="Solimine, Jaclyn V" w:date="2018-04-22T13:59:00Z">
        <w:r w:rsidR="00812F3C">
          <w:t xml:space="preserve">nclusion of the Second Term grades </w:t>
        </w:r>
      </w:ins>
      <w:ins w:id="1823" w:author="Solimine, Jaclyn V" w:date="2018-04-22T14:00:00Z">
        <w:r w:rsidR="00812F3C">
          <w:t>only provided a marginal improvement in the classifier performance for the binary case (an increase of</w:t>
        </w:r>
      </w:ins>
      <w:ins w:id="1824" w:author="Solimine, Jaclyn V" w:date="2018-04-22T14:01:00Z">
        <w:r w:rsidR="00812F3C">
          <w:t>~</w:t>
        </w:r>
      </w:ins>
      <w:ins w:id="1825" w:author="Solimine, Jaclyn V" w:date="2018-04-22T14:00:00Z">
        <w:r w:rsidR="00812F3C">
          <w:t xml:space="preserve"> 5% </w:t>
        </w:r>
      </w:ins>
      <w:ins w:id="1826" w:author="Solimine, Jaclyn V" w:date="2018-04-22T14:01:00Z">
        <w:r w:rsidR="00812F3C">
          <w:t>accuracy</w:t>
        </w:r>
      </w:ins>
      <w:ins w:id="1827" w:author="Solimine, Jaclyn V" w:date="2018-04-22T14:00:00Z">
        <w:r w:rsidR="00812F3C" w:rsidRPr="02676EF7">
          <w:t xml:space="preserve"> </w:t>
        </w:r>
      </w:ins>
      <w:ins w:id="1828" w:author="Solimine, Jaclyn V" w:date="2018-04-22T14:01:00Z">
        <w:r w:rsidR="00812F3C">
          <w:t>between Cases 2 and 3</w:t>
        </w:r>
      </w:ins>
      <w:ins w:id="1829" w:author="Solimine, Jaclyn V" w:date="2018-04-22T14:00:00Z">
        <w:r w:rsidR="00812F3C" w:rsidRPr="02676EF7">
          <w:t>)</w:t>
        </w:r>
      </w:ins>
      <w:ins w:id="1830" w:author="Solimine, Jaclyn V" w:date="2018-04-22T14:01:00Z">
        <w:r w:rsidR="00812F3C">
          <w:t xml:space="preserve">, and a slightly greater improvement for the multiclass case (an increase of~ </w:t>
        </w:r>
      </w:ins>
      <w:ins w:id="1831" w:author="Solimine, Jaclyn V" w:date="2018-04-22T14:02:00Z">
        <w:r w:rsidR="00812F3C">
          <w:t>9</w:t>
        </w:r>
      </w:ins>
      <w:ins w:id="1832" w:author="Solimine, Jaclyn V" w:date="2018-04-22T14:01:00Z">
        <w:r w:rsidR="00812F3C">
          <w:t xml:space="preserve">% accuracy between Cases </w:t>
        </w:r>
      </w:ins>
      <w:ins w:id="1833" w:author="Solimine, Jaclyn V" w:date="2018-04-22T14:02:00Z">
        <w:r w:rsidR="00812F3C">
          <w:t>4</w:t>
        </w:r>
      </w:ins>
      <w:ins w:id="1834" w:author="Solimine, Jaclyn V" w:date="2018-04-22T14:01:00Z">
        <w:r w:rsidR="00812F3C">
          <w:t xml:space="preserve"> and </w:t>
        </w:r>
      </w:ins>
      <w:ins w:id="1835" w:author="Solimine, Jaclyn V" w:date="2018-04-22T14:02:00Z">
        <w:r w:rsidR="00812F3C">
          <w:t>5</w:t>
        </w:r>
      </w:ins>
      <w:ins w:id="1836" w:author="Solimine, Jaclyn V" w:date="2018-04-22T14:01:00Z">
        <w:r w:rsidR="00812F3C" w:rsidRPr="02676EF7">
          <w:t>)</w:t>
        </w:r>
      </w:ins>
      <w:ins w:id="1837" w:author="Solimine, Jaclyn V" w:date="2018-04-22T14:02:00Z">
        <w:r w:rsidR="00812F3C">
          <w:t xml:space="preserve">. This reveals that the classifier can accurately predict a student’s likely academic performance following the availability of </w:t>
        </w:r>
      </w:ins>
      <w:ins w:id="1838" w:author="Solimine, Jaclyn V" w:date="2018-04-22T14:18:00Z">
        <w:r w:rsidR="00173828">
          <w:t xml:space="preserve">just </w:t>
        </w:r>
      </w:ins>
      <w:ins w:id="1839" w:author="Solimine, Jaclyn V" w:date="2018-04-22T14:02:00Z">
        <w:r w:rsidR="00812F3C">
          <w:t>their first term grades</w:t>
        </w:r>
      </w:ins>
      <w:ins w:id="1840" w:author="Solimine, Jaclyn V" w:date="2018-04-22T14:03:00Z">
        <w:r w:rsidR="00812F3C" w:rsidRPr="02676EF7">
          <w:t xml:space="preserve">. </w:t>
        </w:r>
      </w:ins>
    </w:p>
    <w:p w14:paraId="02B826B6" w14:textId="77777777" w:rsidR="00173828" w:rsidDel="001C1E58" w:rsidRDefault="00173828">
      <w:pPr>
        <w:jc w:val="both"/>
        <w:rPr>
          <w:ins w:id="1841" w:author="Solimine, Jaclyn V" w:date="2018-04-22T14:18:00Z"/>
          <w:del w:id="1842" w:author="Solimine, Jaclyn V [2]" w:date="2018-04-26T13:09:00Z"/>
        </w:rPr>
        <w:pPrChange w:id="1843" w:author="Solimine, Jaclyn V" w:date="2018-04-29T14:39:00Z">
          <w:pPr/>
        </w:pPrChange>
      </w:pPr>
    </w:p>
    <w:p w14:paraId="6B6D9FE2" w14:textId="1CF8B2AE" w:rsidR="003079B2" w:rsidRDefault="00173828">
      <w:pPr>
        <w:jc w:val="both"/>
        <w:rPr>
          <w:ins w:id="1844" w:author="Solimine, Jaclyn V [2]" w:date="2018-04-26T13:06:00Z"/>
        </w:rPr>
        <w:pPrChange w:id="1845" w:author="Solimine, Jaclyn V" w:date="2018-04-29T14:39:00Z">
          <w:pPr/>
        </w:pPrChange>
      </w:pPr>
      <w:ins w:id="1846" w:author="Solimine, Jaclyn V" w:date="2018-04-22T14:18:00Z">
        <w:r>
          <w:t>In addition, the ROC curves for the multiclass cases reveal</w:t>
        </w:r>
      </w:ins>
      <w:ins w:id="1847" w:author="Solimine, Jaclyn V" w:date="2018-04-22T14:19:00Z">
        <w:r w:rsidR="00FA2DDF">
          <w:t xml:space="preserve"> that </w:t>
        </w:r>
      </w:ins>
      <w:ins w:id="1848" w:author="Solimine, Jaclyn V" w:date="2018-04-22T20:07:00Z">
        <w:r w:rsidR="00FA2DDF">
          <w:t>C</w:t>
        </w:r>
      </w:ins>
      <w:ins w:id="1849" w:author="Solimine, Jaclyn V" w:date="2018-04-22T14:19:00Z">
        <w:r>
          <w:t>lass</w:t>
        </w:r>
      </w:ins>
      <w:ins w:id="1850" w:author="Solimine, Jaclyn V [2]" w:date="2018-04-26T13:37:00Z">
        <w:r w:rsidR="0018655E">
          <w:t>es</w:t>
        </w:r>
      </w:ins>
      <w:ins w:id="1851" w:author="Solimine, Jaclyn V" w:date="2018-04-22T14:19:00Z">
        <w:r>
          <w:t xml:space="preserve"> 3</w:t>
        </w:r>
      </w:ins>
      <w:ins w:id="1852" w:author="Solimine, Jaclyn V [2]" w:date="2018-04-26T13:37:00Z">
        <w:r w:rsidR="0018655E">
          <w:t xml:space="preserve"> and 4 were predicted with the most accuracy. </w:t>
        </w:r>
      </w:ins>
      <w:ins w:id="1853" w:author="Solimine, Jaclyn V [2]" w:date="2018-04-26T13:38:00Z">
        <w:r w:rsidR="0018655E">
          <w:t xml:space="preserve">This is significant, since it indicates that those students who are excelling </w:t>
        </w:r>
      </w:ins>
      <w:ins w:id="1854" w:author="Solimine, Jaclyn V [2]" w:date="2018-04-26T13:40:00Z">
        <w:r w:rsidR="0018655E">
          <w:t xml:space="preserve">the most </w:t>
        </w:r>
      </w:ins>
      <w:ins w:id="1855" w:author="Solimine, Jaclyn V [2]" w:date="2018-04-26T13:38:00Z">
        <w:r w:rsidR="0018655E">
          <w:t>academic</w:t>
        </w:r>
      </w:ins>
      <w:ins w:id="1856" w:author="Solimine, Jaclyn V [2]" w:date="2018-04-26T13:39:00Z">
        <w:r w:rsidR="0018655E">
          <w:t>ally</w:t>
        </w:r>
      </w:ins>
      <w:ins w:id="1857" w:author="Solimine, Jaclyn V [2]" w:date="2018-04-26T13:38:00Z">
        <w:r w:rsidR="0018655E" w:rsidRPr="02676EF7">
          <w:t xml:space="preserve"> </w:t>
        </w:r>
      </w:ins>
      <w:ins w:id="1858" w:author="Solimine, Jaclyn V [2]" w:date="2018-04-26T13:41:00Z">
        <w:r w:rsidR="0018655E">
          <w:t>could</w:t>
        </w:r>
      </w:ins>
      <w:ins w:id="1859" w:author="Solimine, Jaclyn V [2]" w:date="2018-04-26T13:38:00Z">
        <w:r w:rsidR="0018655E">
          <w:t xml:space="preserve"> be easily identified </w:t>
        </w:r>
      </w:ins>
      <w:ins w:id="1860" w:author="Solimine, Jaclyn V [2]" w:date="2018-04-26T13:39:00Z">
        <w:r w:rsidR="0018655E">
          <w:t xml:space="preserve">(even after the inclusion of just the First Term grades in the feature set).  </w:t>
        </w:r>
      </w:ins>
      <w:ins w:id="1861" w:author="Solimine, Jaclyn V [2]" w:date="2018-04-26T13:40:00Z">
        <w:r w:rsidR="0018655E">
          <w:t xml:space="preserve">This would </w:t>
        </w:r>
      </w:ins>
      <w:ins w:id="1862" w:author="Solimine, Jaclyn V [2]" w:date="2018-04-26T13:41:00Z">
        <w:r w:rsidR="0018655E">
          <w:t xml:space="preserve">facilitate the allocation of </w:t>
        </w:r>
      </w:ins>
      <w:ins w:id="1863" w:author="Solimine, Jaclyn V [2]" w:date="2018-04-26T13:40:00Z">
        <w:r w:rsidR="0018655E">
          <w:t xml:space="preserve">resources such as scholarship money or additional academic opportunities to </w:t>
        </w:r>
      </w:ins>
      <w:ins w:id="1864" w:author="Solimine, Jaclyn V [2]" w:date="2018-04-26T13:41:00Z">
        <w:r w:rsidR="0018655E">
          <w:t xml:space="preserve">the most deserving students.  </w:t>
        </w:r>
      </w:ins>
      <w:ins w:id="1865" w:author="Solimine, Jaclyn V [2]" w:date="2018-04-26T13:42:00Z">
        <w:r w:rsidR="0018655E">
          <w:t xml:space="preserve">Conversely, the model was not able to differentiate Class 1 from the other classes as easily, so those students struggling the most </w:t>
        </w:r>
      </w:ins>
      <w:ins w:id="1866" w:author="Solimine, Jaclyn V [2]" w:date="2018-04-26T13:43:00Z">
        <w:r w:rsidR="0018655E">
          <w:t>(although able to be correctly characterized as “below average” by the binary classifier)</w:t>
        </w:r>
      </w:ins>
      <w:ins w:id="1867" w:author="Solimine, Jaclyn V [2]" w:date="2018-04-26T13:44:00Z">
        <w:r w:rsidR="0018655E">
          <w:t xml:space="preserve">, could likely be misclassified in the multiclass classifier. </w:t>
        </w:r>
      </w:ins>
      <w:ins w:id="1868" w:author="Solimine, Jaclyn V" w:date="2018-04-22T14:19:00Z">
        <w:del w:id="1869" w:author="Solimine, Jaclyn V [2]" w:date="2018-04-26T13:37:00Z">
          <w:r w:rsidDel="0018655E">
            <w:delText xml:space="preserve"> is most accurately predicted, while</w:delText>
          </w:r>
          <w:r w:rsidR="00FA2DDF" w:rsidDel="0018655E">
            <w:delText xml:space="preserve"> </w:delText>
          </w:r>
        </w:del>
      </w:ins>
      <w:ins w:id="1870" w:author="Solimine, Jaclyn V" w:date="2018-04-22T20:07:00Z">
        <w:del w:id="1871" w:author="Solimine, Jaclyn V [2]" w:date="2018-04-26T13:37:00Z">
          <w:r w:rsidR="00FA2DDF" w:rsidDel="0018655E">
            <w:delText>C</w:delText>
          </w:r>
        </w:del>
      </w:ins>
      <w:ins w:id="1872" w:author="Solimine, Jaclyn V" w:date="2018-04-22T14:19:00Z">
        <w:del w:id="1873" w:author="Solimine, Jaclyn V [2]" w:date="2018-04-26T13:37:00Z">
          <w:r w:rsidDel="0018655E">
            <w:delText xml:space="preserve">lass 1 is the least accurately predicted. </w:delText>
          </w:r>
        </w:del>
      </w:ins>
      <w:ins w:id="1874" w:author="Solimine, Jaclyn V" w:date="2018-04-22T15:26:00Z">
        <w:del w:id="1875" w:author="Solimine, Jaclyn V [2]" w:date="2018-04-26T13:05:00Z">
          <w:r w:rsidR="00BD2769" w:rsidDel="003079B2">
            <w:delText>T</w:delText>
          </w:r>
        </w:del>
        <w:del w:id="1876" w:author="Solimine, Jaclyn V [2]" w:date="2018-04-26T13:37:00Z">
          <w:r w:rsidR="00BD2769" w:rsidDel="0018655E">
            <w:delText xml:space="preserve">his is due to the </w:delText>
          </w:r>
        </w:del>
      </w:ins>
      <w:ins w:id="1877" w:author="Solimine, Jaclyn V" w:date="2018-04-22T15:27:00Z">
        <w:del w:id="1878" w:author="Solimine, Jaclyn V [2]" w:date="2018-04-26T13:37:00Z">
          <w:r w:rsidR="00BD2769" w:rsidDel="0018655E">
            <w:delText xml:space="preserve">imbalance of the </w:delText>
          </w:r>
        </w:del>
      </w:ins>
      <w:ins w:id="1879" w:author="Solimine, Jaclyn V" w:date="2018-04-22T15:26:00Z">
        <w:del w:id="1880" w:author="Solimine, Jaclyn V [2]" w:date="2018-04-26T13:37:00Z">
          <w:r w:rsidR="00BD2769" w:rsidDel="0018655E">
            <w:delText>distribution of the samples in the dataset</w:delText>
          </w:r>
        </w:del>
      </w:ins>
      <w:ins w:id="1881" w:author="Solimine, Jaclyn V" w:date="2018-04-22T15:27:00Z">
        <w:del w:id="1882" w:author="Solimine, Jaclyn V [2]" w:date="2018-04-26T13:37:00Z">
          <w:r w:rsidR="00BD2769" w:rsidDel="0018655E">
            <w:delText xml:space="preserve">—Case </w:delText>
          </w:r>
        </w:del>
      </w:ins>
      <w:ins w:id="1883" w:author="Solimine, Jaclyn V" w:date="2018-04-22T15:28:00Z">
        <w:del w:id="1884" w:author="Solimine, Jaclyn V [2]" w:date="2018-04-26T13:37:00Z">
          <w:r w:rsidR="00BD2769" w:rsidDel="0018655E">
            <w:delText>3</w:delText>
          </w:r>
        </w:del>
      </w:ins>
      <w:ins w:id="1885" w:author="Solimine, Jaclyn V" w:date="2018-04-22T15:27:00Z">
        <w:del w:id="1886" w:author="Solimine, Jaclyn V [2]" w:date="2018-04-26T13:37:00Z">
          <w:r w:rsidR="00BD2769" w:rsidDel="0018655E">
            <w:delText xml:space="preserve"> had the greatest number of available training instances, </w:delText>
          </w:r>
        </w:del>
      </w:ins>
      <w:ins w:id="1887" w:author="Solimine, Jaclyn V" w:date="2018-04-22T15:28:00Z">
        <w:del w:id="1888" w:author="Solimine, Jaclyn V [2]" w:date="2018-04-26T13:37:00Z">
          <w:r w:rsidR="00BD2769" w:rsidDel="0018655E">
            <w:delText xml:space="preserve">while Case 1 had the least. </w:delText>
          </w:r>
        </w:del>
      </w:ins>
      <w:ins w:id="1889" w:author="Solimine, Jaclyn V" w:date="2018-04-22T15:30:00Z">
        <w:del w:id="1890" w:author="Solimine, Jaclyn V [2]" w:date="2018-04-26T13:37:00Z">
          <w:r w:rsidR="00360CFE" w:rsidDel="0018655E">
            <w:delText xml:space="preserve">This resulted in the SVM models </w:delText>
          </w:r>
        </w:del>
      </w:ins>
      <w:ins w:id="1891" w:author="Solimine, Jaclyn V" w:date="2018-04-22T15:32:00Z">
        <w:del w:id="1892" w:author="Solimine, Jaclyn V [2]" w:date="2018-04-26T13:37:00Z">
          <w:r w:rsidR="00360CFE" w:rsidDel="0018655E">
            <w:delText xml:space="preserve">achieving the greatest accuracy by tuning themselves </w:delText>
          </w:r>
        </w:del>
      </w:ins>
      <w:ins w:id="1893" w:author="Solimine, Jaclyn V" w:date="2018-04-22T15:30:00Z">
        <w:del w:id="1894" w:author="Solimine, Jaclyn V [2]" w:date="2018-04-26T13:37:00Z">
          <w:r w:rsidR="00360CFE" w:rsidDel="0018655E">
            <w:delText>to be</w:delText>
          </w:r>
        </w:del>
      </w:ins>
      <w:ins w:id="1895" w:author="Solimine, Jaclyn V" w:date="2018-04-22T15:31:00Z">
        <w:del w:id="1896" w:author="Solimine, Jaclyn V [2]" w:date="2018-04-26T13:37:00Z">
          <w:r w:rsidR="00360CFE" w:rsidDel="0018655E">
            <w:delText>st</w:delText>
          </w:r>
        </w:del>
      </w:ins>
      <w:ins w:id="1897" w:author="Solimine, Jaclyn V" w:date="2018-04-22T15:30:00Z">
        <w:del w:id="1898" w:author="Solimine, Jaclyn V [2]" w:date="2018-04-26T13:37:00Z">
          <w:r w:rsidR="00360CFE" w:rsidDel="0018655E">
            <w:delText xml:space="preserve"> predict that class with the greatest number of instances</w:delText>
          </w:r>
        </w:del>
      </w:ins>
      <w:ins w:id="1899" w:author="Solimine, Jaclyn V" w:date="2018-04-22T15:31:00Z">
        <w:del w:id="1900" w:author="Solimine, Jaclyn V [2]" w:date="2018-04-26T13:37:00Z">
          <w:r w:rsidR="00360CFE" w:rsidDel="0018655E">
            <w:delText xml:space="preserve"> (while neglecting the class with the fewest instances). </w:delText>
          </w:r>
        </w:del>
      </w:ins>
    </w:p>
    <w:p w14:paraId="606ECAC9" w14:textId="7D2AFBC4" w:rsidR="00DB6773" w:rsidRDefault="00DB6773">
      <w:pPr>
        <w:rPr>
          <w:ins w:id="1901" w:author="Solimine, Jaclyn V [2]" w:date="2018-04-26T13:20:00Z"/>
        </w:rPr>
      </w:pPr>
    </w:p>
    <w:p w14:paraId="6F28D6E9" w14:textId="7D163328" w:rsidR="006A54D5" w:rsidRPr="00AF02FD" w:rsidDel="00DB6773" w:rsidRDefault="00360CFE">
      <w:pPr>
        <w:numPr>
          <w:ilvl w:val="0"/>
          <w:numId w:val="5"/>
        </w:numPr>
        <w:rPr>
          <w:ins w:id="1902" w:author="Solimine, Jaclyn V" w:date="2018-04-22T20:30:00Z"/>
          <w:del w:id="1903" w:author="Solimine, Jaclyn V [2]" w:date="2018-04-26T13:20:00Z"/>
          <w:b/>
          <w:rPrChange w:id="1904" w:author="Solimine, Jaclyn V" w:date="2018-04-29T15:54:00Z">
            <w:rPr>
              <w:ins w:id="1905" w:author="Solimine, Jaclyn V" w:date="2018-04-22T20:30:00Z"/>
              <w:del w:id="1906" w:author="Solimine, Jaclyn V [2]" w:date="2018-04-26T13:20:00Z"/>
            </w:rPr>
          </w:rPrChange>
        </w:rPr>
        <w:pPrChange w:id="1907" w:author="Solimine, Jaclyn V" w:date="2018-04-29T14:29:00Z">
          <w:pPr/>
        </w:pPrChange>
      </w:pPr>
      <w:ins w:id="1908" w:author="Solimine, Jaclyn V" w:date="2018-04-22T15:32:00Z">
        <w:del w:id="1909" w:author="Solimine, Jaclyn V [2]" w:date="2018-04-26T13:05:00Z">
          <w:r w:rsidRPr="00AF02FD" w:rsidDel="003079B2">
            <w:rPr>
              <w:b/>
              <w:rPrChange w:id="1910" w:author="Solimine, Jaclyn V" w:date="2018-04-29T15:54:00Z">
                <w:rPr/>
              </w:rPrChange>
            </w:rPr>
            <w:delText>To prevent this from occurring</w:delText>
          </w:r>
        </w:del>
      </w:ins>
      <w:ins w:id="1911" w:author="Solimine, Jaclyn V" w:date="2018-04-22T15:33:00Z">
        <w:del w:id="1912" w:author="Solimine, Jaclyn V [2]" w:date="2018-04-26T13:05:00Z">
          <w:r w:rsidRPr="00AF02FD" w:rsidDel="003079B2">
            <w:rPr>
              <w:b/>
              <w:rPrChange w:id="1913" w:author="Solimine, Jaclyn V" w:date="2018-04-29T15:54:00Z">
                <w:rPr/>
              </w:rPrChange>
            </w:rPr>
            <w:delText xml:space="preserve">, the model was adjusted to </w:delText>
          </w:r>
        </w:del>
      </w:ins>
      <w:ins w:id="1914" w:author="Solimine, Jaclyn V" w:date="2018-04-22T15:34:00Z">
        <w:del w:id="1915" w:author="Solimine, Jaclyn V [2]" w:date="2018-04-26T13:05:00Z">
          <w:r w:rsidRPr="00AF02FD" w:rsidDel="003079B2">
            <w:rPr>
              <w:b/>
              <w:rPrChange w:id="1916" w:author="Solimine, Jaclyn V" w:date="2018-04-29T15:54:00Z">
                <w:rPr/>
              </w:rPrChange>
            </w:rPr>
            <w:delText xml:space="preserve">significantly </w:delText>
          </w:r>
        </w:del>
      </w:ins>
      <w:ins w:id="1917" w:author="Solimine, Jaclyn V" w:date="2018-04-22T15:33:00Z">
        <w:del w:id="1918" w:author="Solimine, Jaclyn V [2]" w:date="2018-04-26T13:05:00Z">
          <w:r w:rsidRPr="00AF02FD" w:rsidDel="003079B2">
            <w:rPr>
              <w:b/>
              <w:rPrChange w:id="1919" w:author="Solimine, Jaclyn V" w:date="2018-04-29T15:54:00Z">
                <w:rPr/>
              </w:rPrChange>
            </w:rPr>
            <w:delText xml:space="preserve">increase the cost of a false-positive selection of </w:delText>
          </w:r>
        </w:del>
      </w:ins>
      <w:ins w:id="1920" w:author="Solimine, Jaclyn V" w:date="2018-04-22T15:34:00Z">
        <w:del w:id="1921" w:author="Solimine, Jaclyn V [2]" w:date="2018-04-26T13:05:00Z">
          <w:r w:rsidRPr="00AF02FD" w:rsidDel="003079B2">
            <w:rPr>
              <w:b/>
              <w:rPrChange w:id="1922" w:author="Solimine, Jaclyn V" w:date="2018-04-29T15:54:00Z">
                <w:rPr/>
              </w:rPrChange>
            </w:rPr>
            <w:delText xml:space="preserve">Class 3. </w:delText>
          </w:r>
        </w:del>
      </w:ins>
      <w:ins w:id="1923" w:author="Solimine, Jaclyn V" w:date="2018-04-22T20:32:00Z">
        <w:del w:id="1924" w:author="Solimine, Jaclyn V [2]" w:date="2018-04-26T13:05:00Z">
          <w:r w:rsidR="00827FD7" w:rsidRPr="00AF02FD" w:rsidDel="003079B2">
            <w:rPr>
              <w:b/>
              <w:rPrChange w:id="1925" w:author="Solimine, Jaclyn V" w:date="2018-04-29T15:54:00Z">
                <w:rPr/>
              </w:rPrChange>
            </w:rPr>
            <w:delText xml:space="preserve"> While this did not affect the overall accuracy of the model significantly, it decrease the number of Class 3 false positives by </w:delText>
          </w:r>
        </w:del>
      </w:ins>
      <w:ins w:id="1926" w:author="Solimine, Jaclyn V" w:date="2018-04-22T20:33:00Z">
        <w:del w:id="1927" w:author="Solimine, Jaclyn V [2]" w:date="2018-04-26T13:05:00Z">
          <w:r w:rsidR="00827FD7" w:rsidRPr="00AF02FD" w:rsidDel="003079B2">
            <w:rPr>
              <w:b/>
              <w:rPrChange w:id="1928" w:author="Solimine, Jaclyn V" w:date="2018-04-29T15:54:00Z">
                <w:rPr/>
              </w:rPrChange>
            </w:rPr>
            <w:delText xml:space="preserve">an average of </w:delText>
          </w:r>
          <w:r w:rsidR="00827FD7" w:rsidRPr="00AF02FD" w:rsidDel="003079B2">
            <w:rPr>
              <w:b/>
              <w:highlight w:val="yellow"/>
              <w:rPrChange w:id="1929" w:author="Solimine, Jaclyn V" w:date="2018-04-29T15:54:00Z">
                <w:rPr/>
              </w:rPrChange>
            </w:rPr>
            <w:delText>Insert Percent</w:delText>
          </w:r>
        </w:del>
      </w:ins>
    </w:p>
    <w:p w14:paraId="2EB5C623" w14:textId="0109902F" w:rsidR="006A54D5" w:rsidRPr="00AF02FD" w:rsidDel="003079B2" w:rsidRDefault="006A54D5">
      <w:pPr>
        <w:numPr>
          <w:ilvl w:val="0"/>
          <w:numId w:val="5"/>
        </w:numPr>
        <w:rPr>
          <w:ins w:id="1930" w:author="Solimine, Jaclyn V" w:date="2018-04-22T20:30:00Z"/>
          <w:del w:id="1931" w:author="Solimine, Jaclyn V [2]" w:date="2018-04-26T13:06:00Z"/>
          <w:b/>
          <w:rPrChange w:id="1932" w:author="Solimine, Jaclyn V" w:date="2018-04-29T15:54:00Z">
            <w:rPr>
              <w:ins w:id="1933" w:author="Solimine, Jaclyn V" w:date="2018-04-22T20:30:00Z"/>
              <w:del w:id="1934" w:author="Solimine, Jaclyn V [2]" w:date="2018-04-26T13:06:00Z"/>
            </w:rPr>
          </w:rPrChange>
        </w:rPr>
        <w:pPrChange w:id="1935" w:author="Solimine, Jaclyn V" w:date="2018-04-29T14:29:00Z">
          <w:pPr/>
        </w:pPrChange>
      </w:pPr>
    </w:p>
    <w:p w14:paraId="0E7EECB5" w14:textId="66ECFAC4" w:rsidR="006A54D5" w:rsidRPr="00AF02FD" w:rsidDel="003079B2" w:rsidRDefault="006A54D5">
      <w:pPr>
        <w:numPr>
          <w:ilvl w:val="0"/>
          <w:numId w:val="5"/>
        </w:numPr>
        <w:rPr>
          <w:ins w:id="1936" w:author="Solimine, Jaclyn V" w:date="2018-04-22T20:30:00Z"/>
          <w:del w:id="1937" w:author="Solimine, Jaclyn V [2]" w:date="2018-04-26T13:06:00Z"/>
          <w:b/>
          <w:rPrChange w:id="1938" w:author="Solimine, Jaclyn V" w:date="2018-04-29T15:54:00Z">
            <w:rPr>
              <w:ins w:id="1939" w:author="Solimine, Jaclyn V" w:date="2018-04-22T20:30:00Z"/>
              <w:del w:id="1940" w:author="Solimine, Jaclyn V [2]" w:date="2018-04-26T13:06:00Z"/>
            </w:rPr>
          </w:rPrChange>
        </w:rPr>
        <w:pPrChange w:id="1941" w:author="Solimine, Jaclyn V" w:date="2018-04-29T14:29:00Z">
          <w:pPr/>
        </w:pPrChange>
      </w:pPr>
    </w:p>
    <w:p w14:paraId="3A318132" w14:textId="2C5D2B0A" w:rsidR="006A54D5" w:rsidRPr="00AF02FD" w:rsidDel="003079B2" w:rsidRDefault="006A54D5">
      <w:pPr>
        <w:pStyle w:val="ListParagraph"/>
        <w:numPr>
          <w:ilvl w:val="1"/>
          <w:numId w:val="5"/>
        </w:numPr>
        <w:rPr>
          <w:ins w:id="1942" w:author="Solimine, Jaclyn V" w:date="2018-04-22T20:30:00Z"/>
          <w:del w:id="1943" w:author="Solimine, Jaclyn V [2]" w:date="2018-04-26T13:06:00Z"/>
          <w:b/>
          <w:rPrChange w:id="1944" w:author="Solimine, Jaclyn V" w:date="2018-04-29T15:54:00Z">
            <w:rPr>
              <w:ins w:id="1945" w:author="Solimine, Jaclyn V" w:date="2018-04-22T20:30:00Z"/>
              <w:del w:id="1946" w:author="Solimine, Jaclyn V [2]" w:date="2018-04-26T13:06:00Z"/>
            </w:rPr>
          </w:rPrChange>
        </w:rPr>
        <w:pPrChange w:id="1947" w:author="Solimine, Jaclyn V" w:date="2018-04-29T14:29:00Z">
          <w:pPr/>
        </w:pPrChange>
      </w:pPr>
      <w:ins w:id="1948" w:author="Solimine, Jaclyn V" w:date="2018-04-22T20:30:00Z">
        <w:del w:id="1949" w:author="Solimine, Jaclyn V [2]" w:date="2018-04-26T13:06:00Z">
          <w:r w:rsidRPr="00AF02FD" w:rsidDel="003079B2">
            <w:rPr>
              <w:b/>
              <w:rPrChange w:id="1950" w:author="Solimine, Jaclyn V" w:date="2018-04-29T15:54:00Z">
                <w:rPr/>
              </w:rPrChange>
            </w:rPr>
            <w:delText>Neural Network Results</w:delText>
          </w:r>
        </w:del>
      </w:ins>
    </w:p>
    <w:p w14:paraId="18363B73" w14:textId="7EBD0E20" w:rsidR="006A54D5" w:rsidRPr="00AF02FD" w:rsidRDefault="006A54D5">
      <w:pPr>
        <w:pStyle w:val="ListParagraph"/>
        <w:numPr>
          <w:ilvl w:val="0"/>
          <w:numId w:val="5"/>
        </w:numPr>
        <w:rPr>
          <w:ins w:id="1951" w:author="Solimine, Jaclyn V [2]" w:date="2018-04-26T14:12:00Z"/>
          <w:b/>
          <w:rPrChange w:id="1952" w:author="Solimine, Jaclyn V" w:date="2018-04-29T15:54:00Z">
            <w:rPr>
              <w:ins w:id="1953" w:author="Solimine, Jaclyn V [2]" w:date="2018-04-26T14:12:00Z"/>
            </w:rPr>
          </w:rPrChange>
        </w:rPr>
        <w:pPrChange w:id="1954" w:author="Solimine, Jaclyn V" w:date="2018-04-29T14:29:00Z">
          <w:pPr/>
        </w:pPrChange>
      </w:pPr>
      <w:ins w:id="1955" w:author="Solimine, Jaclyn V" w:date="2018-04-22T20:30:00Z">
        <w:r w:rsidRPr="00AF02FD">
          <w:rPr>
            <w:b/>
            <w:rPrChange w:id="1956" w:author="Solimine, Jaclyn V" w:date="2018-04-29T15:54:00Z">
              <w:rPr/>
            </w:rPrChange>
          </w:rPr>
          <w:t>Conclusion</w:t>
        </w:r>
      </w:ins>
    </w:p>
    <w:p w14:paraId="35D3E5CD" w14:textId="5C9490AC" w:rsidR="00B72046" w:rsidRDefault="00B72046" w:rsidP="00B72046">
      <w:pPr>
        <w:rPr>
          <w:ins w:id="1957" w:author="Solimine, Jaclyn V [2]" w:date="2018-04-26T14:12:00Z"/>
        </w:rPr>
      </w:pPr>
    </w:p>
    <w:p w14:paraId="0DE93C78" w14:textId="28362247" w:rsidR="006B3E88" w:rsidRDefault="00B72046">
      <w:pPr>
        <w:jc w:val="both"/>
        <w:rPr>
          <w:ins w:id="1958" w:author="Solimine, Jaclyn V" w:date="2018-04-29T14:40:00Z"/>
        </w:rPr>
        <w:pPrChange w:id="1959" w:author="Solimine, Jaclyn V" w:date="2018-04-29T14:39:00Z">
          <w:pPr/>
        </w:pPrChange>
      </w:pPr>
      <w:ins w:id="1960" w:author="Solimine, Jaclyn V [2]" w:date="2018-04-26T14:12:00Z">
        <w:r>
          <w:t xml:space="preserve">Overall, the </w:t>
        </w:r>
      </w:ins>
      <w:ins w:id="1961" w:author="Solimine, Jaclyn V" w:date="2018-04-27T22:16:00Z">
        <w:r w:rsidR="001C19C7">
          <w:t xml:space="preserve">SVM </w:t>
        </w:r>
      </w:ins>
      <w:ins w:id="1962" w:author="Solimine, Jaclyn V [2]" w:date="2018-04-26T14:12:00Z">
        <w:r>
          <w:t xml:space="preserve">classifier models developed in this study </w:t>
        </w:r>
      </w:ins>
      <w:ins w:id="1963" w:author="Solimine, Jaclyn V" w:date="2018-04-27T22:12:00Z">
        <w:r w:rsidR="00274765">
          <w:t xml:space="preserve">are </w:t>
        </w:r>
      </w:ins>
      <w:ins w:id="1964" w:author="Solimine, Jaclyn V [2]" w:date="2018-04-26T14:13:00Z">
        <w:r>
          <w:t>capable of accurately predicting a student</w:t>
        </w:r>
      </w:ins>
      <w:ins w:id="1965" w:author="Solimine, Jaclyn V [2]" w:date="2018-04-26T14:14:00Z">
        <w:r>
          <w:t>’s likely academic performance following the inclusion</w:t>
        </w:r>
      </w:ins>
      <w:ins w:id="1966" w:author="Solimine, Jaclyn V [2]" w:date="2018-04-26T14:15:00Z">
        <w:r>
          <w:t xml:space="preserve"> of</w:t>
        </w:r>
      </w:ins>
      <w:ins w:id="1967" w:author="Solimine, Jaclyn V [2]" w:date="2018-04-26T14:14:00Z">
        <w:r>
          <w:t xml:space="preserve"> data detailing their First Term grades. </w:t>
        </w:r>
      </w:ins>
      <w:ins w:id="1968" w:author="Solimine, Jaclyn V [2]" w:date="2018-04-26T14:15:00Z">
        <w:r>
          <w:t xml:space="preserve">“Below Average” and “Above Average” binary classification was possible to within 85% accuracy after the First Term, and 90% </w:t>
        </w:r>
      </w:ins>
      <w:ins w:id="1969" w:author="Solimine, Jaclyn V [2]" w:date="2018-04-26T14:16:00Z">
        <w:r>
          <w:t xml:space="preserve">accuracy following the Second Term. Although the overall classification capability of the multiclass classification models did not achieve the same accuracy as the binary models, </w:t>
        </w:r>
      </w:ins>
      <w:ins w:id="1970" w:author="Solimine, Jaclyn V [2]" w:date="2018-04-26T14:17:00Z">
        <w:r w:rsidR="006B3E88">
          <w:t xml:space="preserve">the highest achieving students (Class 4) were able to be differentiated with an accuracy of 78.5% following the inclusion of their First Term grades and </w:t>
        </w:r>
      </w:ins>
      <w:ins w:id="1971" w:author="Solimine, Jaclyn V [2]" w:date="2018-04-26T14:18:00Z">
        <w:r w:rsidR="006B3E88">
          <w:t xml:space="preserve">88.5% following the inclusion of their Second Term grades. </w:t>
        </w:r>
      </w:ins>
      <w:ins w:id="1972" w:author="Solimine, Jaclyn V" w:date="2018-04-27T22:16:00Z">
        <w:r w:rsidR="001C19C7">
          <w:t>With the models developed, those students at risk of failure will be able to be identified and the proper intervention can take place. The appropriate action is determined with the help of those results obtained from the manual feature selection, which hig</w:t>
        </w:r>
        <w:r w:rsidR="00CE09FA">
          <w:t>hlight</w:t>
        </w:r>
      </w:ins>
      <w:ins w:id="1973" w:author="Solimine, Jaclyn V" w:date="2018-04-27T22:20:00Z">
        <w:r w:rsidR="00CE09FA">
          <w:t>ed</w:t>
        </w:r>
      </w:ins>
      <w:ins w:id="1974" w:author="Solimine, Jaclyn V" w:date="2018-04-27T22:16:00Z">
        <w:r w:rsidR="001C19C7">
          <w:t xml:space="preserve"> the most significant features impacting a student</w:t>
        </w:r>
      </w:ins>
      <w:ins w:id="1975" w:author="Solimine, Jaclyn V" w:date="2018-04-27T22:20:00Z">
        <w:r w:rsidR="00CE09FA">
          <w:t>’</w:t>
        </w:r>
      </w:ins>
      <w:ins w:id="1976" w:author="Solimine, Jaclyn V" w:date="2018-04-27T22:16:00Z">
        <w:r w:rsidR="001C19C7">
          <w:t xml:space="preserve">s academic performance. </w:t>
        </w:r>
      </w:ins>
      <w:ins w:id="1977" w:author="Solimine, Jaclyn V" w:date="2018-04-27T22:20:00Z">
        <w:r w:rsidR="00CE09FA">
          <w:t xml:space="preserve">In addition, by </w:t>
        </w:r>
      </w:ins>
      <w:ins w:id="1978" w:author="Solimine, Jaclyn V" w:date="2018-04-27T22:21:00Z">
        <w:r w:rsidR="00CE09FA">
          <w:t xml:space="preserve">successfully </w:t>
        </w:r>
      </w:ins>
      <w:ins w:id="1979" w:author="Solimine, Jaclyn V" w:date="2018-04-27T22:20:00Z">
        <w:r w:rsidR="00CE09FA">
          <w:t xml:space="preserve">identifying those students who are </w:t>
        </w:r>
      </w:ins>
      <w:ins w:id="1980" w:author="Solimine, Jaclyn V" w:date="2018-04-27T22:21:00Z">
        <w:r w:rsidR="00CE09FA">
          <w:t xml:space="preserve">projected to </w:t>
        </w:r>
      </w:ins>
      <w:ins w:id="1981" w:author="Solimine, Jaclyn V" w:date="2018-04-27T22:20:00Z">
        <w:r w:rsidR="00CE09FA">
          <w:t>excel the most academically,</w:t>
        </w:r>
      </w:ins>
      <w:ins w:id="1982" w:author="Solimine, Jaclyn V" w:date="2018-04-27T22:22:00Z">
        <w:r w:rsidR="00CE09FA">
          <w:t xml:space="preserve"> the allocation of</w:t>
        </w:r>
      </w:ins>
      <w:ins w:id="1983" w:author="Solimine, Jaclyn V" w:date="2018-04-27T22:20:00Z">
        <w:r w:rsidR="00CE09FA">
          <w:t xml:space="preserve"> </w:t>
        </w:r>
      </w:ins>
      <w:ins w:id="1984" w:author="Solimine, Jaclyn V" w:date="2018-04-27T22:21:00Z">
        <w:r w:rsidR="00CE09FA">
          <w:t xml:space="preserve">scholarship and educational opportunities </w:t>
        </w:r>
      </w:ins>
      <w:ins w:id="1985" w:author="Solimine, Jaclyn V" w:date="2018-04-27T22:22:00Z">
        <w:r w:rsidR="00CE09FA">
          <w:t xml:space="preserve">can be facilitated. </w:t>
        </w:r>
      </w:ins>
    </w:p>
    <w:p w14:paraId="47CBFF52" w14:textId="77777777" w:rsidR="006F0F61" w:rsidRDefault="006F0F61">
      <w:pPr>
        <w:jc w:val="both"/>
        <w:rPr>
          <w:ins w:id="1986" w:author="Solimine, Jaclyn V" w:date="2018-04-22T20:30:00Z"/>
        </w:rPr>
        <w:pPrChange w:id="1987" w:author="Solimine, Jaclyn V" w:date="2018-04-29T14:39:00Z">
          <w:pPr/>
        </w:pPrChange>
      </w:pPr>
    </w:p>
    <w:p w14:paraId="292ADB19" w14:textId="51657E64" w:rsidR="00A82030" w:rsidDel="00F81AF5" w:rsidRDefault="00EC6F7A">
      <w:pPr>
        <w:jc w:val="both"/>
        <w:rPr>
          <w:ins w:id="1988" w:author="Solimine, Jaclyn V [2]" w:date="2018-04-26T13:45:00Z"/>
          <w:del w:id="1989" w:author="Solimine, Jaclyn V" w:date="2018-04-29T14:00:00Z"/>
        </w:rPr>
        <w:pPrChange w:id="1990" w:author="Solimine, Jaclyn V" w:date="2018-04-29T14:39:00Z">
          <w:pPr/>
        </w:pPrChange>
      </w:pPr>
      <w:ins w:id="1991" w:author="Solimine, Jaclyn V" w:date="2018-04-29T14:48:00Z">
        <w:r>
          <w:t xml:space="preserve">A number of future steps can be taken in order to improve the performance of the SVM classifier model. </w:t>
        </w:r>
      </w:ins>
    </w:p>
    <w:p w14:paraId="291B1DEE" w14:textId="39C78190" w:rsidR="00F81AF5" w:rsidRDefault="00A82030">
      <w:pPr>
        <w:jc w:val="both"/>
        <w:rPr>
          <w:ins w:id="1992" w:author="Solimine, Jaclyn V" w:date="2018-04-29T14:00:00Z"/>
        </w:rPr>
        <w:pPrChange w:id="1993" w:author="Solimine, Jaclyn V" w:date="2018-04-29T14:39:00Z">
          <w:pPr/>
        </w:pPrChange>
      </w:pPr>
      <w:ins w:id="1994" w:author="Solimine, Jaclyn V [2]" w:date="2018-04-26T13:45:00Z">
        <w:r>
          <w:t>The inclusion of additional training instances would greatly improve the ability of the cl</w:t>
        </w:r>
      </w:ins>
      <w:ins w:id="1995" w:author="Solimine, Jaclyn V [2]" w:date="2018-04-26T13:46:00Z">
        <w:r>
          <w:t xml:space="preserve">assifier to differentiate between multiple classes, especially as it pertains to the Class 1 </w:t>
        </w:r>
        <w:r w:rsidR="00E655DC">
          <w:t xml:space="preserve">label in this study. Furthermore, </w:t>
        </w:r>
      </w:ins>
      <w:ins w:id="1996" w:author="Solimine, Jaclyn V [2]" w:date="2018-04-26T13:47:00Z">
        <w:r w:rsidR="00E655DC">
          <w:t xml:space="preserve">improvements could be made in ensuring the unbalanced nature of the present data set does not </w:t>
        </w:r>
      </w:ins>
      <w:ins w:id="1997" w:author="Solimine, Jaclyn V [2]" w:date="2018-04-26T13:48:00Z">
        <w:r w:rsidR="00E655DC">
          <w:t xml:space="preserve">lead the model to favor the accurate classification of one class over another. </w:t>
        </w:r>
      </w:ins>
      <w:ins w:id="1998" w:author="Solimine, Jaclyn V" w:date="2018-04-29T15:11:00Z">
        <w:r w:rsidR="00231B5A">
          <w:t xml:space="preserve">A hierarchical SVM scheme could be employed in order to first </w:t>
        </w:r>
      </w:ins>
      <w:ins w:id="1999" w:author="Solimine, Jaclyn V" w:date="2018-04-29T15:13:00Z">
        <w:r w:rsidR="0017357F">
          <w:t>classify</w:t>
        </w:r>
      </w:ins>
      <w:ins w:id="2000" w:author="Solimine, Jaclyn V" w:date="2018-04-29T15:11:00Z">
        <w:r w:rsidR="0017357F">
          <w:t xml:space="preserve"> students</w:t>
        </w:r>
      </w:ins>
      <w:ins w:id="2001" w:author="Solimine, Jaclyn V" w:date="2018-04-29T15:13:00Z">
        <w:r w:rsidR="0017357F">
          <w:t xml:space="preserve"> </w:t>
        </w:r>
      </w:ins>
      <w:proofErr w:type="gramStart"/>
      <w:ins w:id="2002" w:author="Solimine, Jaclyn V" w:date="2018-04-29T15:11:00Z">
        <w:r w:rsidR="0017357F">
          <w:t xml:space="preserve">as </w:t>
        </w:r>
        <w:r w:rsidR="00231B5A">
          <w:t xml:space="preserve"> </w:t>
        </w:r>
      </w:ins>
      <w:ins w:id="2003" w:author="Solimine, Jaclyn V" w:date="2018-04-29T15:12:00Z">
        <w:r w:rsidR="0017357F">
          <w:t>“</w:t>
        </w:r>
        <w:proofErr w:type="gramEnd"/>
        <w:r w:rsidR="0017357F">
          <w:t>above average” or “below average”</w:t>
        </w:r>
      </w:ins>
      <w:ins w:id="2004" w:author="Solimine, Jaclyn V" w:date="2018-04-29T15:13:00Z">
        <w:r w:rsidR="0017357F">
          <w:t xml:space="preserve">, </w:t>
        </w:r>
      </w:ins>
      <w:ins w:id="2005" w:author="Solimine, Jaclyn V" w:date="2018-04-29T15:14:00Z">
        <w:r w:rsidR="00B409EF">
          <w:t>followed by a second set of models capable of further classify</w:t>
        </w:r>
      </w:ins>
      <w:ins w:id="2006" w:author="Solimine, Jaclyn V" w:date="2018-04-29T15:15:00Z">
        <w:r w:rsidR="00B409EF">
          <w:t>ing</w:t>
        </w:r>
      </w:ins>
      <w:ins w:id="2007" w:author="Solimine, Jaclyn V" w:date="2018-04-29T15:14:00Z">
        <w:r w:rsidR="00B409EF">
          <w:t xml:space="preserve"> the</w:t>
        </w:r>
      </w:ins>
      <w:ins w:id="2008" w:author="Solimine, Jaclyn V" w:date="2018-04-29T15:15:00Z">
        <w:r w:rsidR="00584300">
          <w:t xml:space="preserve"> new subsets</w:t>
        </w:r>
      </w:ins>
      <w:ins w:id="2009" w:author="Solimine, Jaclyn V" w:date="2018-04-29T15:14:00Z">
        <w:r w:rsidR="00B409EF">
          <w:t xml:space="preserve"> students</w:t>
        </w:r>
      </w:ins>
      <w:ins w:id="2010" w:author="Solimine, Jaclyn V" w:date="2018-04-29T15:16:00Z">
        <w:r w:rsidR="00584300">
          <w:t>.</w:t>
        </w:r>
      </w:ins>
    </w:p>
    <w:p w14:paraId="1A03972D" w14:textId="77777777" w:rsidR="00F81AF5" w:rsidRDefault="00F81AF5">
      <w:pPr>
        <w:rPr>
          <w:ins w:id="2011" w:author="Solimine, Jaclyn V" w:date="2018-04-29T14:00:00Z"/>
        </w:rPr>
      </w:pPr>
      <w:ins w:id="2012" w:author="Solimine, Jaclyn V" w:date="2018-04-29T14:00:00Z">
        <w:r>
          <w:br w:type="page"/>
        </w:r>
      </w:ins>
    </w:p>
    <w:p w14:paraId="1428FFF8" w14:textId="77777777" w:rsidR="00F81AF5" w:rsidRPr="00AF02FD" w:rsidRDefault="00F81AF5" w:rsidP="75D2AEB5">
      <w:pPr>
        <w:rPr>
          <w:ins w:id="2013" w:author="Solimine, Jaclyn V" w:date="2018-04-29T14:00:00Z"/>
          <w:b/>
          <w:rPrChange w:id="2014" w:author="Solimine, Jaclyn V" w:date="2018-04-29T15:54:00Z">
            <w:rPr>
              <w:ins w:id="2015" w:author="Solimine, Jaclyn V" w:date="2018-04-29T14:00:00Z"/>
            </w:rPr>
          </w:rPrChange>
        </w:rPr>
      </w:pPr>
      <w:ins w:id="2016" w:author="Solimine, Jaclyn V" w:date="2018-04-29T14:00:00Z">
        <w:r w:rsidRPr="00AF02FD">
          <w:rPr>
            <w:b/>
            <w:rPrChange w:id="2017" w:author="Solimine, Jaclyn V" w:date="2018-04-29T15:54:00Z">
              <w:rPr/>
            </w:rPrChange>
          </w:rPr>
          <w:lastRenderedPageBreak/>
          <w:t xml:space="preserve">References </w:t>
        </w:r>
      </w:ins>
    </w:p>
    <w:p w14:paraId="3D530945" w14:textId="77777777" w:rsidR="00F81AF5" w:rsidRDefault="00F81AF5" w:rsidP="75D2AEB5">
      <w:pPr>
        <w:rPr>
          <w:ins w:id="2018" w:author="Solimine, Jaclyn V" w:date="2018-04-29T14:00:00Z"/>
        </w:rPr>
      </w:pPr>
    </w:p>
    <w:p w14:paraId="76D016C4" w14:textId="77777777" w:rsidR="00F81AF5" w:rsidRDefault="00F81AF5" w:rsidP="00F81AF5">
      <w:pPr>
        <w:shd w:val="clear" w:color="auto" w:fill="FAFAFA"/>
        <w:spacing w:after="165"/>
        <w:rPr>
          <w:ins w:id="2019" w:author="Solimine, Jaclyn V" w:date="2018-04-29T14:00:00Z"/>
        </w:rPr>
      </w:pPr>
      <w:ins w:id="2020" w:author="Solimine, Jaclyn V" w:date="2018-04-29T14:00:00Z">
        <w:r>
          <w:t xml:space="preserve">[1] </w:t>
        </w:r>
        <w:r w:rsidRPr="00A80B7E">
          <w:t xml:space="preserve">A. Desai, N. Shah and M. </w:t>
        </w:r>
        <w:proofErr w:type="spellStart"/>
        <w:r w:rsidRPr="00A80B7E">
          <w:t>Dhodi</w:t>
        </w:r>
        <w:proofErr w:type="spellEnd"/>
        <w:r w:rsidRPr="00A80B7E">
          <w:t>, "Student profiling to improve teaching and learning: A data mining approach," </w:t>
        </w:r>
        <w:r w:rsidRPr="00A80B7E">
          <w:rPr>
            <w:i/>
            <w:iCs/>
          </w:rPr>
          <w:t>2016 International Conference on Data Science and Engineering (ICDSE)</w:t>
        </w:r>
        <w:r w:rsidRPr="00A80B7E">
          <w:t>, Cochin, 2016, pp. 1-6.</w:t>
        </w:r>
        <w:r w:rsidRPr="00A80B7E">
          <w:br/>
        </w:r>
        <w:proofErr w:type="spellStart"/>
        <w:r w:rsidRPr="00A80B7E">
          <w:t>doi</w:t>
        </w:r>
        <w:proofErr w:type="spellEnd"/>
        <w:r w:rsidRPr="00A80B7E">
          <w:t>: 10.1109/ICDSE.2016.7823947</w:t>
        </w:r>
      </w:ins>
    </w:p>
    <w:p w14:paraId="2806577D" w14:textId="77777777" w:rsidR="00F81AF5" w:rsidRDefault="00F81AF5" w:rsidP="00F81AF5">
      <w:pPr>
        <w:shd w:val="clear" w:color="auto" w:fill="FAFAFA"/>
        <w:spacing w:after="165"/>
        <w:rPr>
          <w:ins w:id="2021" w:author="Solimine, Jaclyn V" w:date="2018-04-29T14:00:00Z"/>
        </w:rPr>
      </w:pPr>
      <w:ins w:id="2022" w:author="Solimine, Jaclyn V" w:date="2018-04-29T14:00:00Z">
        <w:r>
          <w:t xml:space="preserve">[2] </w:t>
        </w:r>
        <w:r w:rsidRPr="00335871">
          <w:t xml:space="preserve">K. V. Krishna Kishore, </w:t>
        </w:r>
        <w:proofErr w:type="spellStart"/>
        <w:r w:rsidRPr="00335871">
          <w:t>Venkatramaphanikumar</w:t>
        </w:r>
        <w:proofErr w:type="spellEnd"/>
        <w:r w:rsidRPr="00335871">
          <w:t xml:space="preserve"> S and S. </w:t>
        </w:r>
        <w:proofErr w:type="spellStart"/>
        <w:r w:rsidRPr="00335871">
          <w:t>Alekhya</w:t>
        </w:r>
        <w:proofErr w:type="spellEnd"/>
        <w:r w:rsidRPr="00335871">
          <w:t xml:space="preserve">, "Prediction of student academic progression: A case study on </w:t>
        </w:r>
        <w:proofErr w:type="spellStart"/>
        <w:r w:rsidRPr="00335871">
          <w:t>Vignan</w:t>
        </w:r>
        <w:proofErr w:type="spellEnd"/>
        <w:r w:rsidRPr="00335871">
          <w:t xml:space="preserve"> University," </w:t>
        </w:r>
        <w:r w:rsidRPr="00335871">
          <w:rPr>
            <w:i/>
            <w:iCs/>
          </w:rPr>
          <w:t>2014 International Conference on Computer Communication and Informatics</w:t>
        </w:r>
        <w:r w:rsidRPr="00335871">
          <w:t>, Coimbatore, 2014, pp. 1-6.</w:t>
        </w:r>
        <w:r w:rsidRPr="00335871">
          <w:br/>
        </w:r>
        <w:proofErr w:type="spellStart"/>
        <w:r w:rsidRPr="00335871">
          <w:t>doi</w:t>
        </w:r>
        <w:proofErr w:type="spellEnd"/>
        <w:r w:rsidRPr="00335871">
          <w:t>: 10.1109/ICCCI.2014.6921731</w:t>
        </w:r>
        <w:r>
          <w:t xml:space="preserve"> </w:t>
        </w:r>
      </w:ins>
    </w:p>
    <w:p w14:paraId="16571AAC" w14:textId="77777777" w:rsidR="00F81AF5" w:rsidRDefault="00F81AF5" w:rsidP="00F81AF5">
      <w:pPr>
        <w:shd w:val="clear" w:color="auto" w:fill="FAFAFA"/>
        <w:spacing w:after="165"/>
        <w:rPr>
          <w:ins w:id="2023" w:author="Solimine, Jaclyn V" w:date="2018-04-29T14:00:00Z"/>
        </w:rPr>
      </w:pPr>
      <w:ins w:id="2024" w:author="Solimine, Jaclyn V" w:date="2018-04-29T14:00:00Z">
        <w:r>
          <w:t xml:space="preserve">[3] </w:t>
        </w:r>
        <w:proofErr w:type="spellStart"/>
        <w:r w:rsidRPr="00335871">
          <w:t>Kularbphettong</w:t>
        </w:r>
        <w:proofErr w:type="spellEnd"/>
        <w:r w:rsidRPr="00335871">
          <w:t xml:space="preserve"> K. (2018) Analysis of Students’ Behavior Based on Educational Data Mining. In: </w:t>
        </w:r>
        <w:proofErr w:type="spellStart"/>
        <w:r w:rsidRPr="00335871">
          <w:t>Silhavy</w:t>
        </w:r>
        <w:proofErr w:type="spellEnd"/>
        <w:r w:rsidRPr="00335871">
          <w:t xml:space="preserve"> R., </w:t>
        </w:r>
        <w:proofErr w:type="spellStart"/>
        <w:r w:rsidRPr="00335871">
          <w:t>Silhavy</w:t>
        </w:r>
        <w:proofErr w:type="spellEnd"/>
        <w:r w:rsidRPr="00335871">
          <w:t xml:space="preserve"> P., </w:t>
        </w:r>
        <w:proofErr w:type="spellStart"/>
        <w:r w:rsidRPr="00335871">
          <w:t>Prokopova</w:t>
        </w:r>
        <w:proofErr w:type="spellEnd"/>
        <w:r w:rsidRPr="00335871">
          <w:t xml:space="preserve"> Z. (eds) Applied Computational Intelligence and Mathematical Methods. </w:t>
        </w:r>
        <w:proofErr w:type="spellStart"/>
        <w:r w:rsidRPr="00335871">
          <w:t>CoMeSySo</w:t>
        </w:r>
        <w:proofErr w:type="spellEnd"/>
        <w:r w:rsidRPr="00335871">
          <w:t xml:space="preserve"> 2017. Advances in Intelligent Systems and Computing, vol 662. Springer, Cham</w:t>
        </w:r>
        <w:r>
          <w:t>.</w:t>
        </w:r>
      </w:ins>
    </w:p>
    <w:p w14:paraId="26A6FE2B" w14:textId="77777777" w:rsidR="00F81AF5" w:rsidRDefault="00F81AF5" w:rsidP="00F81AF5">
      <w:pPr>
        <w:shd w:val="clear" w:color="auto" w:fill="FAFAFA"/>
        <w:spacing w:after="165"/>
        <w:rPr>
          <w:ins w:id="2025" w:author="Solimine, Jaclyn V" w:date="2018-04-29T14:00:00Z"/>
        </w:rPr>
      </w:pPr>
    </w:p>
    <w:p w14:paraId="6F718E9C" w14:textId="7278F273" w:rsidR="00F81AF5" w:rsidRDefault="00F81AF5">
      <w:pPr>
        <w:rPr>
          <w:ins w:id="2026" w:author="Solimine, Jaclyn V" w:date="2018-04-29T14:00:00Z"/>
        </w:rPr>
      </w:pPr>
      <w:ins w:id="2027" w:author="Solimine, Jaclyn V" w:date="2018-04-29T14:00:00Z">
        <w:r>
          <w:br w:type="page"/>
        </w:r>
      </w:ins>
    </w:p>
    <w:p w14:paraId="24FA28AE" w14:textId="77777777" w:rsidR="00F81AF5" w:rsidRPr="00335871" w:rsidRDefault="00F81AF5" w:rsidP="00F81AF5">
      <w:pPr>
        <w:shd w:val="clear" w:color="auto" w:fill="FAFAFA"/>
        <w:spacing w:after="165"/>
        <w:rPr>
          <w:ins w:id="2028" w:author="Solimine, Jaclyn V" w:date="2018-04-29T14:00:00Z"/>
        </w:rPr>
      </w:pPr>
    </w:p>
    <w:p w14:paraId="12FD5B76" w14:textId="77777777" w:rsidR="00CA6735" w:rsidRDefault="00CA6735">
      <w:pPr>
        <w:pStyle w:val="ListParagraph"/>
        <w:ind w:left="360"/>
        <w:rPr>
          <w:ins w:id="2029" w:author="Solimine, Jaclyn V" w:date="2018-04-19T21:05:00Z"/>
        </w:rPr>
        <w:pPrChange w:id="2030" w:author="Solimine, Jaclyn V" w:date="2018-04-19T21:21:00Z">
          <w:pPr/>
        </w:pPrChange>
      </w:pPr>
    </w:p>
    <w:p w14:paraId="32AAA668" w14:textId="3EB84B95" w:rsidR="00F227D1" w:rsidRPr="005A6883" w:rsidRDefault="00D8646A">
      <w:pPr>
        <w:jc w:val="both"/>
        <w:rPr>
          <w:b/>
          <w:bCs/>
          <w:rPrChange w:id="2031" w:author="Buthelo, AaronRaymond" w:date="2018-04-28T20:57:00Z">
            <w:rPr/>
          </w:rPrChange>
        </w:rPr>
      </w:pPr>
      <w:r w:rsidRPr="00124ED1">
        <w:rPr>
          <w:b/>
          <w:bCs/>
        </w:rPr>
        <w:t>Appendix A: Feature Set</w:t>
      </w:r>
    </w:p>
    <w:p w14:paraId="1444EAD9" w14:textId="35E65633" w:rsidR="00D8646A" w:rsidRDefault="00D8646A" w:rsidP="00EC6143">
      <w:pPr>
        <w:jc w:val="both"/>
      </w:pPr>
      <w:r>
        <w:t xml:space="preserve"> </w:t>
      </w:r>
    </w:p>
    <w:p w14:paraId="38515AFB" w14:textId="77777777" w:rsidR="00EB1690" w:rsidRDefault="00EB1690" w:rsidP="00EC6143">
      <w:pPr>
        <w:jc w:val="both"/>
        <w:sectPr w:rsidR="00EB1690" w:rsidSect="00952DB0">
          <w:footerReference w:type="default" r:id="rId55"/>
          <w:pgSz w:w="12240" w:h="15840"/>
          <w:pgMar w:top="1440" w:right="1440" w:bottom="1440" w:left="1440" w:header="720" w:footer="720" w:gutter="0"/>
          <w:cols w:space="720"/>
          <w:docGrid w:linePitch="360"/>
        </w:sectPr>
      </w:pPr>
    </w:p>
    <w:tbl>
      <w:tblPr>
        <w:tblStyle w:val="TableGrid"/>
        <w:tblW w:w="0" w:type="auto"/>
        <w:tblLook w:val="04A0" w:firstRow="1" w:lastRow="0" w:firstColumn="1" w:lastColumn="0" w:noHBand="0" w:noVBand="1"/>
      </w:tblPr>
      <w:tblGrid>
        <w:gridCol w:w="675"/>
        <w:gridCol w:w="3478"/>
      </w:tblGrid>
      <w:tr w:rsidR="00EB1690" w:rsidRPr="00EB1690" w14:paraId="2ABBB9A4" w14:textId="77777777" w:rsidTr="02676EF7">
        <w:trPr>
          <w:trHeight w:val="286"/>
        </w:trPr>
        <w:tc>
          <w:tcPr>
            <w:tcW w:w="675" w:type="dxa"/>
            <w:shd w:val="clear" w:color="auto" w:fill="F2F2F2" w:themeFill="background1" w:themeFillShade="F2"/>
            <w:noWrap/>
          </w:tcPr>
          <w:p w14:paraId="0F8CBB79" w14:textId="77777777" w:rsidR="00EB1690" w:rsidRPr="00EB1690" w:rsidRDefault="00EB1690" w:rsidP="00EC6143">
            <w:pPr>
              <w:jc w:val="both"/>
            </w:pPr>
          </w:p>
        </w:tc>
        <w:tc>
          <w:tcPr>
            <w:tcW w:w="3478" w:type="dxa"/>
            <w:shd w:val="clear" w:color="auto" w:fill="F2F2F2" w:themeFill="background1" w:themeFillShade="F2"/>
            <w:noWrap/>
          </w:tcPr>
          <w:p w14:paraId="2500CCC0" w14:textId="68EC15C2" w:rsidR="00EB1690" w:rsidRPr="00EB1690" w:rsidRDefault="00EB1690" w:rsidP="00EC6143">
            <w:pPr>
              <w:jc w:val="both"/>
            </w:pPr>
            <w:r>
              <w:t>Feature Name</w:t>
            </w:r>
          </w:p>
        </w:tc>
      </w:tr>
      <w:tr w:rsidR="00EB1690" w:rsidRPr="00EB1690" w14:paraId="68733B31" w14:textId="77777777" w:rsidTr="02676EF7">
        <w:trPr>
          <w:trHeight w:val="286"/>
        </w:trPr>
        <w:tc>
          <w:tcPr>
            <w:tcW w:w="675" w:type="dxa"/>
            <w:shd w:val="clear" w:color="auto" w:fill="F2F2F2" w:themeFill="background1" w:themeFillShade="F2"/>
            <w:noWrap/>
            <w:hideMark/>
          </w:tcPr>
          <w:p w14:paraId="43C1562B" w14:textId="706D9DF3" w:rsidR="00EB1690" w:rsidRPr="00EB1690" w:rsidRDefault="00EB1690" w:rsidP="00EC6143">
            <w:pPr>
              <w:jc w:val="both"/>
            </w:pPr>
            <w:r w:rsidRPr="00EB1690">
              <w:t>1</w:t>
            </w:r>
          </w:p>
        </w:tc>
        <w:tc>
          <w:tcPr>
            <w:tcW w:w="3478" w:type="dxa"/>
            <w:noWrap/>
            <w:hideMark/>
          </w:tcPr>
          <w:p w14:paraId="6B138F74" w14:textId="77777777" w:rsidR="00EB1690" w:rsidRPr="00EB1690" w:rsidRDefault="00EB1690" w:rsidP="00EC6143">
            <w:pPr>
              <w:jc w:val="both"/>
            </w:pPr>
            <w:r w:rsidRPr="00EB1690">
              <w:t>Activities</w:t>
            </w:r>
          </w:p>
        </w:tc>
      </w:tr>
      <w:tr w:rsidR="00EB1690" w:rsidRPr="00EB1690" w14:paraId="50262356" w14:textId="77777777" w:rsidTr="02676EF7">
        <w:trPr>
          <w:trHeight w:val="286"/>
        </w:trPr>
        <w:tc>
          <w:tcPr>
            <w:tcW w:w="675" w:type="dxa"/>
            <w:shd w:val="clear" w:color="auto" w:fill="F2F2F2" w:themeFill="background1" w:themeFillShade="F2"/>
            <w:noWrap/>
            <w:hideMark/>
          </w:tcPr>
          <w:p w14:paraId="27B2AFED" w14:textId="77777777" w:rsidR="00EB1690" w:rsidRPr="00EB1690" w:rsidRDefault="00EB1690" w:rsidP="00EC6143">
            <w:pPr>
              <w:jc w:val="both"/>
            </w:pPr>
            <w:r w:rsidRPr="00EB1690">
              <w:t>2</w:t>
            </w:r>
          </w:p>
        </w:tc>
        <w:tc>
          <w:tcPr>
            <w:tcW w:w="3478" w:type="dxa"/>
            <w:noWrap/>
            <w:hideMark/>
          </w:tcPr>
          <w:p w14:paraId="0D13EADF" w14:textId="0910CE23" w:rsidR="00EB1690" w:rsidRPr="00EB1690" w:rsidRDefault="00EB1690" w:rsidP="00EC6143">
            <w:pPr>
              <w:jc w:val="both"/>
            </w:pPr>
            <w:r>
              <w:t xml:space="preserve">Address: </w:t>
            </w:r>
            <w:r w:rsidRPr="00EB1690">
              <w:t>Urban</w:t>
            </w:r>
            <w:r>
              <w:t>/Rural</w:t>
            </w:r>
          </w:p>
        </w:tc>
      </w:tr>
      <w:tr w:rsidR="00EB1690" w:rsidRPr="00EB1690" w14:paraId="50A86DBF" w14:textId="77777777" w:rsidTr="02676EF7">
        <w:trPr>
          <w:trHeight w:val="286"/>
        </w:trPr>
        <w:tc>
          <w:tcPr>
            <w:tcW w:w="675" w:type="dxa"/>
            <w:shd w:val="clear" w:color="auto" w:fill="F2F2F2" w:themeFill="background1" w:themeFillShade="F2"/>
            <w:noWrap/>
            <w:hideMark/>
          </w:tcPr>
          <w:p w14:paraId="6226682A" w14:textId="77777777" w:rsidR="00EB1690" w:rsidRPr="00EB1690" w:rsidRDefault="00EB1690" w:rsidP="00EC6143">
            <w:pPr>
              <w:jc w:val="both"/>
            </w:pPr>
            <w:r w:rsidRPr="00EB1690">
              <w:t>3</w:t>
            </w:r>
          </w:p>
        </w:tc>
        <w:tc>
          <w:tcPr>
            <w:tcW w:w="3478" w:type="dxa"/>
            <w:noWrap/>
            <w:hideMark/>
          </w:tcPr>
          <w:p w14:paraId="76770FDC" w14:textId="79A421CC" w:rsidR="00EB1690" w:rsidRPr="00EB1690" w:rsidRDefault="00EB1690" w:rsidP="00EC6143">
            <w:pPr>
              <w:jc w:val="both"/>
            </w:pPr>
            <w:r w:rsidRPr="00EB1690">
              <w:t>Family</w:t>
            </w:r>
            <w:r>
              <w:t xml:space="preserve"> </w:t>
            </w:r>
            <w:r w:rsidRPr="00EB1690">
              <w:t>Size</w:t>
            </w:r>
            <w:r>
              <w:t xml:space="preserve"> </w:t>
            </w:r>
            <w:proofErr w:type="gramStart"/>
            <w:r>
              <w:t>( &gt;</w:t>
            </w:r>
            <w:proofErr w:type="gramEnd"/>
            <w:r>
              <w:t>3)</w:t>
            </w:r>
          </w:p>
        </w:tc>
      </w:tr>
      <w:tr w:rsidR="00EB1690" w:rsidRPr="00EB1690" w14:paraId="18841E1B" w14:textId="77777777" w:rsidTr="02676EF7">
        <w:trPr>
          <w:trHeight w:val="286"/>
        </w:trPr>
        <w:tc>
          <w:tcPr>
            <w:tcW w:w="675" w:type="dxa"/>
            <w:shd w:val="clear" w:color="auto" w:fill="F2F2F2" w:themeFill="background1" w:themeFillShade="F2"/>
            <w:noWrap/>
            <w:hideMark/>
          </w:tcPr>
          <w:p w14:paraId="688717EB" w14:textId="77777777" w:rsidR="00EB1690" w:rsidRPr="00EB1690" w:rsidRDefault="00EB1690" w:rsidP="00EC6143">
            <w:pPr>
              <w:jc w:val="both"/>
            </w:pPr>
            <w:r w:rsidRPr="00EB1690">
              <w:t>4</w:t>
            </w:r>
          </w:p>
        </w:tc>
        <w:tc>
          <w:tcPr>
            <w:tcW w:w="3478" w:type="dxa"/>
            <w:noWrap/>
            <w:hideMark/>
          </w:tcPr>
          <w:p w14:paraId="21AD82EA" w14:textId="74C054F2" w:rsidR="00EB1690" w:rsidRPr="00EB1690" w:rsidRDefault="00EB1690" w:rsidP="00EC6143">
            <w:pPr>
              <w:jc w:val="both"/>
            </w:pPr>
            <w:r w:rsidRPr="00EB1690">
              <w:t>Family</w:t>
            </w:r>
            <w:r>
              <w:t xml:space="preserve"> </w:t>
            </w:r>
            <w:r w:rsidRPr="00EB1690">
              <w:t>Help</w:t>
            </w:r>
          </w:p>
        </w:tc>
      </w:tr>
      <w:tr w:rsidR="00EB1690" w:rsidRPr="00EB1690" w14:paraId="6F924996" w14:textId="77777777" w:rsidTr="02676EF7">
        <w:trPr>
          <w:trHeight w:val="286"/>
        </w:trPr>
        <w:tc>
          <w:tcPr>
            <w:tcW w:w="675" w:type="dxa"/>
            <w:shd w:val="clear" w:color="auto" w:fill="F2F2F2" w:themeFill="background1" w:themeFillShade="F2"/>
            <w:noWrap/>
            <w:hideMark/>
          </w:tcPr>
          <w:p w14:paraId="1F83B625" w14:textId="77777777" w:rsidR="00EB1690" w:rsidRPr="00EB1690" w:rsidRDefault="00EB1690" w:rsidP="00EC6143">
            <w:pPr>
              <w:jc w:val="both"/>
            </w:pPr>
            <w:r w:rsidRPr="00EB1690">
              <w:t>5</w:t>
            </w:r>
          </w:p>
        </w:tc>
        <w:tc>
          <w:tcPr>
            <w:tcW w:w="3478" w:type="dxa"/>
            <w:noWrap/>
            <w:hideMark/>
          </w:tcPr>
          <w:p w14:paraId="1AEF7618" w14:textId="5171011F" w:rsidR="00EB1690" w:rsidRPr="00EB1690" w:rsidRDefault="00EB1690" w:rsidP="00EC6143">
            <w:pPr>
              <w:jc w:val="both"/>
            </w:pPr>
            <w:r w:rsidRPr="00EB1690">
              <w:t>Higher</w:t>
            </w:r>
            <w:r>
              <w:t xml:space="preserve"> </w:t>
            </w:r>
            <w:r w:rsidRPr="00EB1690">
              <w:t>Education</w:t>
            </w:r>
            <w:r>
              <w:t xml:space="preserve"> </w:t>
            </w:r>
            <w:r w:rsidRPr="00EB1690">
              <w:t>Goals</w:t>
            </w:r>
          </w:p>
        </w:tc>
      </w:tr>
      <w:tr w:rsidR="00EB1690" w:rsidRPr="00EB1690" w14:paraId="3A1F4368" w14:textId="77777777" w:rsidTr="02676EF7">
        <w:trPr>
          <w:trHeight w:val="286"/>
        </w:trPr>
        <w:tc>
          <w:tcPr>
            <w:tcW w:w="675" w:type="dxa"/>
            <w:shd w:val="clear" w:color="auto" w:fill="F2F2F2" w:themeFill="background1" w:themeFillShade="F2"/>
            <w:noWrap/>
            <w:hideMark/>
          </w:tcPr>
          <w:p w14:paraId="5A1DFBA6" w14:textId="77777777" w:rsidR="00EB1690" w:rsidRPr="00EB1690" w:rsidRDefault="00EB1690" w:rsidP="00EC6143">
            <w:pPr>
              <w:jc w:val="both"/>
            </w:pPr>
            <w:r w:rsidRPr="00EB1690">
              <w:t>6</w:t>
            </w:r>
          </w:p>
        </w:tc>
        <w:tc>
          <w:tcPr>
            <w:tcW w:w="3478" w:type="dxa"/>
            <w:noWrap/>
            <w:hideMark/>
          </w:tcPr>
          <w:p w14:paraId="4B4BE865" w14:textId="7744DB93" w:rsidR="00EB1690" w:rsidRPr="00EB1690" w:rsidRDefault="00EB1690" w:rsidP="00EC6143">
            <w:pPr>
              <w:jc w:val="both"/>
            </w:pPr>
            <w:r w:rsidRPr="00EB1690">
              <w:t>Internet</w:t>
            </w:r>
            <w:r>
              <w:t xml:space="preserve"> </w:t>
            </w:r>
            <w:r w:rsidRPr="00EB1690">
              <w:t>Access</w:t>
            </w:r>
          </w:p>
        </w:tc>
      </w:tr>
      <w:tr w:rsidR="00EB1690" w:rsidRPr="00EB1690" w14:paraId="10F31F38" w14:textId="77777777" w:rsidTr="02676EF7">
        <w:trPr>
          <w:trHeight w:val="286"/>
        </w:trPr>
        <w:tc>
          <w:tcPr>
            <w:tcW w:w="675" w:type="dxa"/>
            <w:shd w:val="clear" w:color="auto" w:fill="F2F2F2" w:themeFill="background1" w:themeFillShade="F2"/>
            <w:noWrap/>
            <w:hideMark/>
          </w:tcPr>
          <w:p w14:paraId="5C69C904" w14:textId="77777777" w:rsidR="00EB1690" w:rsidRPr="00EB1690" w:rsidRDefault="00EB1690" w:rsidP="00EC6143">
            <w:pPr>
              <w:jc w:val="both"/>
            </w:pPr>
            <w:r w:rsidRPr="00EB1690">
              <w:t>7</w:t>
            </w:r>
          </w:p>
        </w:tc>
        <w:tc>
          <w:tcPr>
            <w:tcW w:w="3478" w:type="dxa"/>
            <w:noWrap/>
            <w:hideMark/>
          </w:tcPr>
          <w:p w14:paraId="61518F4B" w14:textId="77777777" w:rsidR="00EB1690" w:rsidRPr="00EB1690" w:rsidRDefault="00EB1690" w:rsidP="00EC6143">
            <w:pPr>
              <w:jc w:val="both"/>
            </w:pPr>
            <w:r w:rsidRPr="00EB1690">
              <w:t>Nursery</w:t>
            </w:r>
          </w:p>
        </w:tc>
      </w:tr>
      <w:tr w:rsidR="00EB1690" w:rsidRPr="00EB1690" w14:paraId="04FFF737" w14:textId="77777777" w:rsidTr="02676EF7">
        <w:trPr>
          <w:trHeight w:val="286"/>
        </w:trPr>
        <w:tc>
          <w:tcPr>
            <w:tcW w:w="675" w:type="dxa"/>
            <w:shd w:val="clear" w:color="auto" w:fill="F2F2F2" w:themeFill="background1" w:themeFillShade="F2"/>
            <w:noWrap/>
            <w:hideMark/>
          </w:tcPr>
          <w:p w14:paraId="5A015B31" w14:textId="77777777" w:rsidR="00EB1690" w:rsidRPr="00EB1690" w:rsidRDefault="00EB1690" w:rsidP="00EC6143">
            <w:pPr>
              <w:jc w:val="both"/>
            </w:pPr>
            <w:r w:rsidRPr="00EB1690">
              <w:t>8</w:t>
            </w:r>
          </w:p>
        </w:tc>
        <w:tc>
          <w:tcPr>
            <w:tcW w:w="3478" w:type="dxa"/>
            <w:noWrap/>
            <w:hideMark/>
          </w:tcPr>
          <w:p w14:paraId="01145B52" w14:textId="27A88406" w:rsidR="00EB1690" w:rsidRPr="00EB1690" w:rsidRDefault="00EB1690" w:rsidP="00EC6143">
            <w:pPr>
              <w:jc w:val="both"/>
            </w:pPr>
            <w:r w:rsidRPr="00EB1690">
              <w:t>Paid</w:t>
            </w:r>
            <w:r>
              <w:t xml:space="preserve"> </w:t>
            </w:r>
            <w:r w:rsidRPr="00EB1690">
              <w:t>Tutoring</w:t>
            </w:r>
          </w:p>
        </w:tc>
      </w:tr>
      <w:tr w:rsidR="00EB1690" w:rsidRPr="00EB1690" w14:paraId="27C39E22" w14:textId="77777777" w:rsidTr="02676EF7">
        <w:trPr>
          <w:trHeight w:val="286"/>
        </w:trPr>
        <w:tc>
          <w:tcPr>
            <w:tcW w:w="675" w:type="dxa"/>
            <w:shd w:val="clear" w:color="auto" w:fill="F2F2F2" w:themeFill="background1" w:themeFillShade="F2"/>
            <w:noWrap/>
            <w:hideMark/>
          </w:tcPr>
          <w:p w14:paraId="6ABBA2B7" w14:textId="77777777" w:rsidR="00EB1690" w:rsidRPr="00EB1690" w:rsidRDefault="00EB1690" w:rsidP="00EC6143">
            <w:pPr>
              <w:jc w:val="both"/>
            </w:pPr>
            <w:r w:rsidRPr="00EB1690">
              <w:t>9</w:t>
            </w:r>
          </w:p>
        </w:tc>
        <w:tc>
          <w:tcPr>
            <w:tcW w:w="3478" w:type="dxa"/>
            <w:noWrap/>
            <w:hideMark/>
          </w:tcPr>
          <w:p w14:paraId="3B5E327C" w14:textId="06DDAA22" w:rsidR="00EB1690" w:rsidRPr="00EB1690" w:rsidRDefault="00EB1690" w:rsidP="00EC6143">
            <w:pPr>
              <w:jc w:val="both"/>
            </w:pPr>
            <w:r w:rsidRPr="00EB1690">
              <w:t>Parent</w:t>
            </w:r>
            <w:r>
              <w:t xml:space="preserve"> </w:t>
            </w:r>
            <w:r w:rsidRPr="00EB1690">
              <w:t>Status</w:t>
            </w:r>
          </w:p>
        </w:tc>
      </w:tr>
      <w:tr w:rsidR="00EB1690" w:rsidRPr="00EB1690" w14:paraId="7A677E39" w14:textId="77777777" w:rsidTr="02676EF7">
        <w:trPr>
          <w:trHeight w:val="286"/>
        </w:trPr>
        <w:tc>
          <w:tcPr>
            <w:tcW w:w="675" w:type="dxa"/>
            <w:shd w:val="clear" w:color="auto" w:fill="F2F2F2" w:themeFill="background1" w:themeFillShade="F2"/>
            <w:noWrap/>
            <w:hideMark/>
          </w:tcPr>
          <w:p w14:paraId="16964516" w14:textId="77777777" w:rsidR="00EB1690" w:rsidRPr="00EB1690" w:rsidRDefault="00EB1690" w:rsidP="00EC6143">
            <w:pPr>
              <w:jc w:val="both"/>
            </w:pPr>
            <w:r w:rsidRPr="00EB1690">
              <w:t>10</w:t>
            </w:r>
          </w:p>
        </w:tc>
        <w:tc>
          <w:tcPr>
            <w:tcW w:w="3478" w:type="dxa"/>
            <w:noWrap/>
            <w:hideMark/>
          </w:tcPr>
          <w:p w14:paraId="1DE52274" w14:textId="743AFC3B" w:rsidR="00EB1690" w:rsidRPr="00EB1690" w:rsidRDefault="00EB1690" w:rsidP="00EC6143">
            <w:pPr>
              <w:jc w:val="both"/>
            </w:pPr>
            <w:r w:rsidRPr="00EB1690">
              <w:t>In</w:t>
            </w:r>
            <w:r>
              <w:t xml:space="preserve"> </w:t>
            </w:r>
            <w:r w:rsidRPr="00EB1690">
              <w:t>a</w:t>
            </w:r>
            <w:r>
              <w:t xml:space="preserve"> </w:t>
            </w:r>
            <w:r w:rsidRPr="00EB1690">
              <w:t>Relationship</w:t>
            </w:r>
          </w:p>
        </w:tc>
      </w:tr>
      <w:tr w:rsidR="00EB1690" w:rsidRPr="00EB1690" w14:paraId="73C3D12B" w14:textId="77777777" w:rsidTr="02676EF7">
        <w:trPr>
          <w:trHeight w:val="286"/>
        </w:trPr>
        <w:tc>
          <w:tcPr>
            <w:tcW w:w="675" w:type="dxa"/>
            <w:shd w:val="clear" w:color="auto" w:fill="F2F2F2" w:themeFill="background1" w:themeFillShade="F2"/>
            <w:noWrap/>
            <w:hideMark/>
          </w:tcPr>
          <w:p w14:paraId="6F6258D9" w14:textId="77777777" w:rsidR="00EB1690" w:rsidRPr="00EB1690" w:rsidRDefault="00EB1690" w:rsidP="00EC6143">
            <w:pPr>
              <w:jc w:val="both"/>
            </w:pPr>
            <w:r w:rsidRPr="00EB1690">
              <w:t>11</w:t>
            </w:r>
          </w:p>
        </w:tc>
        <w:tc>
          <w:tcPr>
            <w:tcW w:w="3478" w:type="dxa"/>
            <w:noWrap/>
            <w:hideMark/>
          </w:tcPr>
          <w:p w14:paraId="2AF77EAF" w14:textId="5BFF4B82" w:rsidR="00EB1690" w:rsidRPr="00EB1690" w:rsidRDefault="00EB1690" w:rsidP="00EC6143">
            <w:pPr>
              <w:jc w:val="both"/>
            </w:pPr>
            <w:r w:rsidRPr="00EB1690">
              <w:t>School</w:t>
            </w:r>
            <w:r>
              <w:t xml:space="preserve">: </w:t>
            </w:r>
            <w:r w:rsidRPr="00EB1690">
              <w:t>GP</w:t>
            </w:r>
          </w:p>
        </w:tc>
      </w:tr>
      <w:tr w:rsidR="00EB1690" w:rsidRPr="00EB1690" w14:paraId="5A6ED45D" w14:textId="77777777" w:rsidTr="02676EF7">
        <w:trPr>
          <w:trHeight w:val="286"/>
        </w:trPr>
        <w:tc>
          <w:tcPr>
            <w:tcW w:w="675" w:type="dxa"/>
            <w:shd w:val="clear" w:color="auto" w:fill="F2F2F2" w:themeFill="background1" w:themeFillShade="F2"/>
            <w:noWrap/>
            <w:hideMark/>
          </w:tcPr>
          <w:p w14:paraId="3A3C5768" w14:textId="77777777" w:rsidR="00EB1690" w:rsidRPr="00EB1690" w:rsidRDefault="00EB1690" w:rsidP="00EC6143">
            <w:pPr>
              <w:jc w:val="both"/>
            </w:pPr>
            <w:r w:rsidRPr="00EB1690">
              <w:t>12</w:t>
            </w:r>
          </w:p>
        </w:tc>
        <w:tc>
          <w:tcPr>
            <w:tcW w:w="3478" w:type="dxa"/>
            <w:noWrap/>
            <w:hideMark/>
          </w:tcPr>
          <w:p w14:paraId="37F20321" w14:textId="6C009231" w:rsidR="00EB1690" w:rsidRPr="00EB1690" w:rsidRDefault="00EB1690" w:rsidP="00EC6143">
            <w:pPr>
              <w:jc w:val="both"/>
            </w:pPr>
            <w:r w:rsidRPr="00EB1690">
              <w:t>School</w:t>
            </w:r>
            <w:r>
              <w:t xml:space="preserve"> </w:t>
            </w:r>
            <w:r w:rsidRPr="00EB1690">
              <w:t>help</w:t>
            </w:r>
          </w:p>
        </w:tc>
      </w:tr>
      <w:tr w:rsidR="00EB1690" w:rsidRPr="00EB1690" w14:paraId="23C0D29C" w14:textId="77777777" w:rsidTr="02676EF7">
        <w:trPr>
          <w:trHeight w:val="286"/>
        </w:trPr>
        <w:tc>
          <w:tcPr>
            <w:tcW w:w="675" w:type="dxa"/>
            <w:shd w:val="clear" w:color="auto" w:fill="F2F2F2" w:themeFill="background1" w:themeFillShade="F2"/>
            <w:noWrap/>
            <w:hideMark/>
          </w:tcPr>
          <w:p w14:paraId="68D5E9A5" w14:textId="77777777" w:rsidR="00EB1690" w:rsidRPr="00EB1690" w:rsidRDefault="00EB1690" w:rsidP="00EC6143">
            <w:pPr>
              <w:jc w:val="both"/>
            </w:pPr>
            <w:r w:rsidRPr="00EB1690">
              <w:t>13</w:t>
            </w:r>
          </w:p>
        </w:tc>
        <w:tc>
          <w:tcPr>
            <w:tcW w:w="3478" w:type="dxa"/>
            <w:noWrap/>
            <w:hideMark/>
          </w:tcPr>
          <w:p w14:paraId="7171546D" w14:textId="2DEAB1B1" w:rsidR="00EB1690" w:rsidRPr="00EB1690" w:rsidRDefault="00EB1690" w:rsidP="00EC6143">
            <w:pPr>
              <w:jc w:val="both"/>
            </w:pPr>
            <w:r>
              <w:t xml:space="preserve">Sex: </w:t>
            </w:r>
            <w:r w:rsidRPr="00EB1690">
              <w:t>M</w:t>
            </w:r>
            <w:r>
              <w:t>/F</w:t>
            </w:r>
          </w:p>
        </w:tc>
      </w:tr>
      <w:tr w:rsidR="00EB1690" w:rsidRPr="00EB1690" w14:paraId="04B8FB08" w14:textId="77777777" w:rsidTr="02676EF7">
        <w:trPr>
          <w:trHeight w:val="286"/>
        </w:trPr>
        <w:tc>
          <w:tcPr>
            <w:tcW w:w="675" w:type="dxa"/>
            <w:shd w:val="clear" w:color="auto" w:fill="F2F2F2" w:themeFill="background1" w:themeFillShade="F2"/>
            <w:noWrap/>
            <w:hideMark/>
          </w:tcPr>
          <w:p w14:paraId="375C6BA3" w14:textId="77777777" w:rsidR="00EB1690" w:rsidRPr="00EB1690" w:rsidRDefault="00EB1690" w:rsidP="00EC6143">
            <w:pPr>
              <w:jc w:val="both"/>
            </w:pPr>
            <w:r w:rsidRPr="00EB1690">
              <w:t>14</w:t>
            </w:r>
          </w:p>
        </w:tc>
        <w:tc>
          <w:tcPr>
            <w:tcW w:w="3478" w:type="dxa"/>
            <w:noWrap/>
            <w:hideMark/>
          </w:tcPr>
          <w:p w14:paraId="6F9A1232" w14:textId="1FAFA8DF" w:rsidR="00EB1690" w:rsidRPr="00EB1690" w:rsidRDefault="00EB1690" w:rsidP="00EC6143">
            <w:pPr>
              <w:jc w:val="both"/>
            </w:pPr>
            <w:r w:rsidRPr="00EB1690">
              <w:t>Age</w:t>
            </w:r>
            <w:r>
              <w:t xml:space="preserve"> </w:t>
            </w:r>
            <w:r w:rsidRPr="00EB1690">
              <w:t>15</w:t>
            </w:r>
          </w:p>
        </w:tc>
      </w:tr>
      <w:tr w:rsidR="00EB1690" w:rsidRPr="00EB1690" w14:paraId="6D047B3B" w14:textId="77777777" w:rsidTr="02676EF7">
        <w:trPr>
          <w:trHeight w:val="286"/>
        </w:trPr>
        <w:tc>
          <w:tcPr>
            <w:tcW w:w="675" w:type="dxa"/>
            <w:shd w:val="clear" w:color="auto" w:fill="F2F2F2" w:themeFill="background1" w:themeFillShade="F2"/>
            <w:noWrap/>
            <w:hideMark/>
          </w:tcPr>
          <w:p w14:paraId="478326EA" w14:textId="77777777" w:rsidR="00EB1690" w:rsidRPr="00EB1690" w:rsidRDefault="00EB1690" w:rsidP="00EC6143">
            <w:pPr>
              <w:jc w:val="both"/>
            </w:pPr>
            <w:r w:rsidRPr="00EB1690">
              <w:t>15</w:t>
            </w:r>
          </w:p>
        </w:tc>
        <w:tc>
          <w:tcPr>
            <w:tcW w:w="3478" w:type="dxa"/>
            <w:noWrap/>
            <w:hideMark/>
          </w:tcPr>
          <w:p w14:paraId="0D78C404" w14:textId="30EE371F" w:rsidR="00EB1690" w:rsidRPr="00EB1690" w:rsidRDefault="00EB1690" w:rsidP="00EC6143">
            <w:pPr>
              <w:jc w:val="both"/>
            </w:pPr>
            <w:r w:rsidRPr="00EB1690">
              <w:t>Age</w:t>
            </w:r>
            <w:r>
              <w:t xml:space="preserve"> </w:t>
            </w:r>
            <w:r w:rsidRPr="00EB1690">
              <w:t>16</w:t>
            </w:r>
          </w:p>
        </w:tc>
      </w:tr>
      <w:tr w:rsidR="00EB1690" w:rsidRPr="00EB1690" w14:paraId="6D85A094" w14:textId="77777777" w:rsidTr="02676EF7">
        <w:trPr>
          <w:trHeight w:val="286"/>
        </w:trPr>
        <w:tc>
          <w:tcPr>
            <w:tcW w:w="675" w:type="dxa"/>
            <w:shd w:val="clear" w:color="auto" w:fill="F2F2F2" w:themeFill="background1" w:themeFillShade="F2"/>
            <w:noWrap/>
            <w:hideMark/>
          </w:tcPr>
          <w:p w14:paraId="5FF885F6" w14:textId="77777777" w:rsidR="00EB1690" w:rsidRPr="00EB1690" w:rsidRDefault="00EB1690" w:rsidP="00EC6143">
            <w:pPr>
              <w:jc w:val="both"/>
            </w:pPr>
            <w:r w:rsidRPr="00EB1690">
              <w:t>16</w:t>
            </w:r>
          </w:p>
        </w:tc>
        <w:tc>
          <w:tcPr>
            <w:tcW w:w="3478" w:type="dxa"/>
            <w:noWrap/>
            <w:hideMark/>
          </w:tcPr>
          <w:p w14:paraId="5C380E33" w14:textId="3DC57E5F" w:rsidR="00EB1690" w:rsidRPr="00EB1690" w:rsidRDefault="00EB1690" w:rsidP="00EC6143">
            <w:pPr>
              <w:jc w:val="both"/>
            </w:pPr>
            <w:r w:rsidRPr="00EB1690">
              <w:t>Age</w:t>
            </w:r>
            <w:r>
              <w:t xml:space="preserve"> </w:t>
            </w:r>
            <w:r w:rsidRPr="00EB1690">
              <w:t>17</w:t>
            </w:r>
          </w:p>
        </w:tc>
      </w:tr>
      <w:tr w:rsidR="00EB1690" w:rsidRPr="00EB1690" w14:paraId="20C6825C" w14:textId="77777777" w:rsidTr="02676EF7">
        <w:trPr>
          <w:trHeight w:val="286"/>
        </w:trPr>
        <w:tc>
          <w:tcPr>
            <w:tcW w:w="675" w:type="dxa"/>
            <w:shd w:val="clear" w:color="auto" w:fill="F2F2F2" w:themeFill="background1" w:themeFillShade="F2"/>
            <w:noWrap/>
            <w:hideMark/>
          </w:tcPr>
          <w:p w14:paraId="3A6E36BE" w14:textId="77777777" w:rsidR="00EB1690" w:rsidRPr="00EB1690" w:rsidRDefault="00EB1690" w:rsidP="00EC6143">
            <w:pPr>
              <w:jc w:val="both"/>
            </w:pPr>
            <w:r w:rsidRPr="00EB1690">
              <w:t>17</w:t>
            </w:r>
          </w:p>
        </w:tc>
        <w:tc>
          <w:tcPr>
            <w:tcW w:w="3478" w:type="dxa"/>
            <w:noWrap/>
            <w:hideMark/>
          </w:tcPr>
          <w:p w14:paraId="3136DCEF" w14:textId="5C8DE1BF" w:rsidR="00EB1690" w:rsidRPr="00EB1690" w:rsidRDefault="00EB1690" w:rsidP="00EC6143">
            <w:pPr>
              <w:jc w:val="both"/>
            </w:pPr>
            <w:r w:rsidRPr="00EB1690">
              <w:t>Age</w:t>
            </w:r>
            <w:r>
              <w:t xml:space="preserve"> </w:t>
            </w:r>
            <w:r w:rsidRPr="00EB1690">
              <w:t>18</w:t>
            </w:r>
          </w:p>
        </w:tc>
      </w:tr>
      <w:tr w:rsidR="00EB1690" w:rsidRPr="00EB1690" w14:paraId="4818161F" w14:textId="77777777" w:rsidTr="02676EF7">
        <w:trPr>
          <w:trHeight w:val="286"/>
        </w:trPr>
        <w:tc>
          <w:tcPr>
            <w:tcW w:w="675" w:type="dxa"/>
            <w:shd w:val="clear" w:color="auto" w:fill="F2F2F2" w:themeFill="background1" w:themeFillShade="F2"/>
            <w:noWrap/>
            <w:hideMark/>
          </w:tcPr>
          <w:p w14:paraId="7A83CC79" w14:textId="77777777" w:rsidR="00EB1690" w:rsidRPr="00EB1690" w:rsidRDefault="00EB1690" w:rsidP="00EC6143">
            <w:pPr>
              <w:jc w:val="both"/>
            </w:pPr>
            <w:r w:rsidRPr="00EB1690">
              <w:t>18</w:t>
            </w:r>
          </w:p>
        </w:tc>
        <w:tc>
          <w:tcPr>
            <w:tcW w:w="3478" w:type="dxa"/>
            <w:noWrap/>
            <w:hideMark/>
          </w:tcPr>
          <w:p w14:paraId="2D4841FB" w14:textId="4A1A310E" w:rsidR="00EB1690" w:rsidRPr="00EB1690" w:rsidRDefault="00EB1690" w:rsidP="00EC6143">
            <w:pPr>
              <w:jc w:val="both"/>
            </w:pPr>
            <w:r w:rsidRPr="00EB1690">
              <w:t>Age</w:t>
            </w:r>
            <w:r>
              <w:t xml:space="preserve"> </w:t>
            </w:r>
            <w:r w:rsidRPr="00EB1690">
              <w:t>19</w:t>
            </w:r>
          </w:p>
        </w:tc>
      </w:tr>
      <w:tr w:rsidR="00EB1690" w:rsidRPr="00EB1690" w14:paraId="33951565" w14:textId="77777777" w:rsidTr="02676EF7">
        <w:trPr>
          <w:trHeight w:val="286"/>
        </w:trPr>
        <w:tc>
          <w:tcPr>
            <w:tcW w:w="675" w:type="dxa"/>
            <w:shd w:val="clear" w:color="auto" w:fill="F2F2F2" w:themeFill="background1" w:themeFillShade="F2"/>
            <w:noWrap/>
            <w:hideMark/>
          </w:tcPr>
          <w:p w14:paraId="5F15783B" w14:textId="77777777" w:rsidR="00EB1690" w:rsidRPr="00EB1690" w:rsidRDefault="00EB1690" w:rsidP="00EC6143">
            <w:pPr>
              <w:jc w:val="both"/>
            </w:pPr>
            <w:r w:rsidRPr="00EB1690">
              <w:t>19</w:t>
            </w:r>
          </w:p>
        </w:tc>
        <w:tc>
          <w:tcPr>
            <w:tcW w:w="3478" w:type="dxa"/>
            <w:noWrap/>
            <w:hideMark/>
          </w:tcPr>
          <w:p w14:paraId="55B24886" w14:textId="69D8C9AA" w:rsidR="00EB1690" w:rsidRPr="00EB1690" w:rsidRDefault="00EB1690" w:rsidP="00EC6143">
            <w:pPr>
              <w:jc w:val="both"/>
            </w:pPr>
            <w:r w:rsidRPr="00EB1690">
              <w:t>Age</w:t>
            </w:r>
            <w:r>
              <w:t xml:space="preserve"> </w:t>
            </w:r>
            <w:r w:rsidRPr="00EB1690">
              <w:t>20</w:t>
            </w:r>
          </w:p>
        </w:tc>
      </w:tr>
      <w:tr w:rsidR="00EB1690" w:rsidRPr="00EB1690" w14:paraId="6BD4E14E" w14:textId="77777777" w:rsidTr="02676EF7">
        <w:trPr>
          <w:trHeight w:val="286"/>
        </w:trPr>
        <w:tc>
          <w:tcPr>
            <w:tcW w:w="675" w:type="dxa"/>
            <w:shd w:val="clear" w:color="auto" w:fill="F2F2F2" w:themeFill="background1" w:themeFillShade="F2"/>
            <w:noWrap/>
            <w:hideMark/>
          </w:tcPr>
          <w:p w14:paraId="79629FED" w14:textId="77777777" w:rsidR="00EB1690" w:rsidRPr="00EB1690" w:rsidRDefault="00EB1690" w:rsidP="00EC6143">
            <w:pPr>
              <w:jc w:val="both"/>
            </w:pPr>
            <w:r w:rsidRPr="00EB1690">
              <w:t>20</w:t>
            </w:r>
          </w:p>
        </w:tc>
        <w:tc>
          <w:tcPr>
            <w:tcW w:w="3478" w:type="dxa"/>
            <w:noWrap/>
            <w:hideMark/>
          </w:tcPr>
          <w:p w14:paraId="579E37F0" w14:textId="3671DD97" w:rsidR="00EB1690" w:rsidRPr="00EB1690" w:rsidRDefault="00EB1690" w:rsidP="00EC6143">
            <w:pPr>
              <w:jc w:val="both"/>
            </w:pPr>
            <w:r w:rsidRPr="00EB1690">
              <w:t>Age</w:t>
            </w:r>
            <w:r>
              <w:t xml:space="preserve"> </w:t>
            </w:r>
            <w:r w:rsidRPr="00EB1690">
              <w:t>21</w:t>
            </w:r>
            <w:r>
              <w:t xml:space="preserve"> </w:t>
            </w:r>
          </w:p>
        </w:tc>
      </w:tr>
      <w:tr w:rsidR="00EB1690" w:rsidRPr="00EB1690" w14:paraId="572E6910" w14:textId="77777777" w:rsidTr="02676EF7">
        <w:trPr>
          <w:trHeight w:val="286"/>
        </w:trPr>
        <w:tc>
          <w:tcPr>
            <w:tcW w:w="675" w:type="dxa"/>
            <w:shd w:val="clear" w:color="auto" w:fill="F2F2F2" w:themeFill="background1" w:themeFillShade="F2"/>
            <w:noWrap/>
            <w:hideMark/>
          </w:tcPr>
          <w:p w14:paraId="60D4557C" w14:textId="77777777" w:rsidR="00EB1690" w:rsidRPr="00EB1690" w:rsidRDefault="00EB1690" w:rsidP="00EC6143">
            <w:pPr>
              <w:jc w:val="both"/>
            </w:pPr>
            <w:r w:rsidRPr="00EB1690">
              <w:t>21</w:t>
            </w:r>
          </w:p>
        </w:tc>
        <w:tc>
          <w:tcPr>
            <w:tcW w:w="3478" w:type="dxa"/>
            <w:noWrap/>
            <w:hideMark/>
          </w:tcPr>
          <w:p w14:paraId="4CE06278" w14:textId="4949FCBE" w:rsidR="00EB1690" w:rsidRPr="00EB1690" w:rsidRDefault="00EB1690" w:rsidP="00EC6143">
            <w:pPr>
              <w:jc w:val="both"/>
            </w:pPr>
            <w:r w:rsidRPr="00EB1690">
              <w:t>Age</w:t>
            </w:r>
            <w:r>
              <w:t xml:space="preserve"> </w:t>
            </w:r>
            <w:r w:rsidRPr="00EB1690">
              <w:t>22</w:t>
            </w:r>
          </w:p>
        </w:tc>
      </w:tr>
      <w:tr w:rsidR="00EB1690" w:rsidRPr="00EB1690" w14:paraId="454A7F88" w14:textId="77777777" w:rsidTr="02676EF7">
        <w:trPr>
          <w:trHeight w:val="286"/>
        </w:trPr>
        <w:tc>
          <w:tcPr>
            <w:tcW w:w="675" w:type="dxa"/>
            <w:shd w:val="clear" w:color="auto" w:fill="F2F2F2" w:themeFill="background1" w:themeFillShade="F2"/>
            <w:noWrap/>
            <w:hideMark/>
          </w:tcPr>
          <w:p w14:paraId="2A8171FE" w14:textId="77777777" w:rsidR="00EB1690" w:rsidRPr="00EB1690" w:rsidRDefault="00EB1690" w:rsidP="00EC6143">
            <w:pPr>
              <w:jc w:val="both"/>
            </w:pPr>
            <w:r w:rsidRPr="00EB1690">
              <w:t>22</w:t>
            </w:r>
          </w:p>
        </w:tc>
        <w:tc>
          <w:tcPr>
            <w:tcW w:w="3478" w:type="dxa"/>
            <w:noWrap/>
            <w:hideMark/>
          </w:tcPr>
          <w:p w14:paraId="42FED552" w14:textId="7567DEEC" w:rsidR="00EB1690" w:rsidRPr="00EB1690" w:rsidRDefault="00EB1690" w:rsidP="00EC6143">
            <w:pPr>
              <w:jc w:val="both"/>
            </w:pPr>
            <w:r>
              <w:t xml:space="preserve">Failures: </w:t>
            </w:r>
            <w:r w:rsidRPr="00EB1690">
              <w:t>1</w:t>
            </w:r>
          </w:p>
        </w:tc>
      </w:tr>
      <w:tr w:rsidR="00EB1690" w:rsidRPr="00EB1690" w14:paraId="64AD4CF4" w14:textId="77777777" w:rsidTr="02676EF7">
        <w:trPr>
          <w:trHeight w:val="286"/>
        </w:trPr>
        <w:tc>
          <w:tcPr>
            <w:tcW w:w="675" w:type="dxa"/>
            <w:shd w:val="clear" w:color="auto" w:fill="F2F2F2" w:themeFill="background1" w:themeFillShade="F2"/>
            <w:noWrap/>
            <w:hideMark/>
          </w:tcPr>
          <w:p w14:paraId="560B6EF4" w14:textId="77777777" w:rsidR="00EB1690" w:rsidRPr="00EB1690" w:rsidRDefault="00EB1690" w:rsidP="00EC6143">
            <w:pPr>
              <w:jc w:val="both"/>
            </w:pPr>
            <w:r w:rsidRPr="00EB1690">
              <w:t>23</w:t>
            </w:r>
          </w:p>
        </w:tc>
        <w:tc>
          <w:tcPr>
            <w:tcW w:w="3478" w:type="dxa"/>
            <w:noWrap/>
            <w:hideMark/>
          </w:tcPr>
          <w:p w14:paraId="0FAC6BB9" w14:textId="4289CE00" w:rsidR="00EB1690" w:rsidRPr="00EB1690" w:rsidRDefault="00EB1690" w:rsidP="00EC6143">
            <w:pPr>
              <w:jc w:val="both"/>
            </w:pPr>
            <w:r w:rsidRPr="00EB1690">
              <w:t>Failures</w:t>
            </w:r>
            <w:r>
              <w:t xml:space="preserve">: </w:t>
            </w:r>
            <w:r w:rsidRPr="00EB1690">
              <w:t>2</w:t>
            </w:r>
          </w:p>
        </w:tc>
      </w:tr>
      <w:tr w:rsidR="00EB1690" w:rsidRPr="00EB1690" w14:paraId="7DFEC176" w14:textId="77777777" w:rsidTr="02676EF7">
        <w:trPr>
          <w:trHeight w:val="286"/>
        </w:trPr>
        <w:tc>
          <w:tcPr>
            <w:tcW w:w="675" w:type="dxa"/>
            <w:shd w:val="clear" w:color="auto" w:fill="F2F2F2" w:themeFill="background1" w:themeFillShade="F2"/>
            <w:noWrap/>
            <w:hideMark/>
          </w:tcPr>
          <w:p w14:paraId="676E280C" w14:textId="77777777" w:rsidR="00EB1690" w:rsidRPr="00EB1690" w:rsidRDefault="00EB1690" w:rsidP="00EC6143">
            <w:pPr>
              <w:jc w:val="both"/>
            </w:pPr>
            <w:r w:rsidRPr="00EB1690">
              <w:t>24</w:t>
            </w:r>
          </w:p>
        </w:tc>
        <w:tc>
          <w:tcPr>
            <w:tcW w:w="3478" w:type="dxa"/>
            <w:noWrap/>
            <w:hideMark/>
          </w:tcPr>
          <w:p w14:paraId="0803346C" w14:textId="33292D53" w:rsidR="00EB1690" w:rsidRPr="00EB1690" w:rsidRDefault="00EB1690" w:rsidP="00EC6143">
            <w:pPr>
              <w:jc w:val="both"/>
            </w:pPr>
            <w:r>
              <w:t xml:space="preserve">Failures: </w:t>
            </w:r>
            <w:r w:rsidRPr="00EB1690">
              <w:t>3</w:t>
            </w:r>
          </w:p>
        </w:tc>
      </w:tr>
      <w:tr w:rsidR="00EB1690" w:rsidRPr="00EB1690" w14:paraId="40895EF6" w14:textId="77777777" w:rsidTr="02676EF7">
        <w:trPr>
          <w:trHeight w:val="286"/>
        </w:trPr>
        <w:tc>
          <w:tcPr>
            <w:tcW w:w="675" w:type="dxa"/>
            <w:shd w:val="clear" w:color="auto" w:fill="F2F2F2" w:themeFill="background1" w:themeFillShade="F2"/>
            <w:noWrap/>
            <w:hideMark/>
          </w:tcPr>
          <w:p w14:paraId="3150CED8" w14:textId="77777777" w:rsidR="00EB1690" w:rsidRPr="00EB1690" w:rsidRDefault="00EB1690" w:rsidP="00EC6143">
            <w:pPr>
              <w:jc w:val="both"/>
            </w:pPr>
            <w:r w:rsidRPr="00EB1690">
              <w:t>25</w:t>
            </w:r>
          </w:p>
        </w:tc>
        <w:tc>
          <w:tcPr>
            <w:tcW w:w="3478" w:type="dxa"/>
            <w:noWrap/>
            <w:hideMark/>
          </w:tcPr>
          <w:p w14:paraId="041BFB6E" w14:textId="358AB61F" w:rsidR="00EB1690" w:rsidRPr="00EB1690" w:rsidRDefault="00EB1690" w:rsidP="00EC6143">
            <w:pPr>
              <w:jc w:val="both"/>
            </w:pPr>
            <w:r>
              <w:t xml:space="preserve">Failures: </w:t>
            </w:r>
            <w:r w:rsidRPr="00EB1690">
              <w:t>4plus</w:t>
            </w:r>
          </w:p>
        </w:tc>
      </w:tr>
      <w:tr w:rsidR="00EB1690" w:rsidRPr="00EB1690" w14:paraId="1809C536" w14:textId="77777777" w:rsidTr="02676EF7">
        <w:trPr>
          <w:trHeight w:val="286"/>
        </w:trPr>
        <w:tc>
          <w:tcPr>
            <w:tcW w:w="675" w:type="dxa"/>
            <w:shd w:val="clear" w:color="auto" w:fill="F2F2F2" w:themeFill="background1" w:themeFillShade="F2"/>
            <w:noWrap/>
            <w:hideMark/>
          </w:tcPr>
          <w:p w14:paraId="710CDF74" w14:textId="77777777" w:rsidR="00EB1690" w:rsidRPr="00EB1690" w:rsidRDefault="00EB1690" w:rsidP="00EC6143">
            <w:pPr>
              <w:jc w:val="both"/>
            </w:pPr>
            <w:r w:rsidRPr="00EB1690">
              <w:t>26</w:t>
            </w:r>
          </w:p>
        </w:tc>
        <w:tc>
          <w:tcPr>
            <w:tcW w:w="3478" w:type="dxa"/>
            <w:noWrap/>
            <w:hideMark/>
          </w:tcPr>
          <w:p w14:paraId="15E5480D" w14:textId="1F632D15" w:rsidR="00EB1690" w:rsidRPr="00EB1690" w:rsidRDefault="00EB1690" w:rsidP="00EC6143">
            <w:pPr>
              <w:jc w:val="both"/>
            </w:pPr>
            <w:r>
              <w:t xml:space="preserve">Father: </w:t>
            </w:r>
            <w:r w:rsidRPr="00EB1690">
              <w:t>No</w:t>
            </w:r>
            <w:r>
              <w:t xml:space="preserve"> </w:t>
            </w:r>
            <w:r w:rsidRPr="00EB1690">
              <w:t>Education</w:t>
            </w:r>
          </w:p>
        </w:tc>
      </w:tr>
      <w:tr w:rsidR="00EB1690" w:rsidRPr="00EB1690" w14:paraId="43B98244" w14:textId="77777777" w:rsidTr="02676EF7">
        <w:trPr>
          <w:trHeight w:val="286"/>
        </w:trPr>
        <w:tc>
          <w:tcPr>
            <w:tcW w:w="675" w:type="dxa"/>
            <w:shd w:val="clear" w:color="auto" w:fill="F2F2F2" w:themeFill="background1" w:themeFillShade="F2"/>
            <w:noWrap/>
            <w:hideMark/>
          </w:tcPr>
          <w:p w14:paraId="49DF5BB8" w14:textId="77777777" w:rsidR="00EB1690" w:rsidRPr="00EB1690" w:rsidRDefault="00EB1690" w:rsidP="00EC6143">
            <w:pPr>
              <w:jc w:val="both"/>
            </w:pPr>
            <w:r w:rsidRPr="00EB1690">
              <w:t>27</w:t>
            </w:r>
          </w:p>
        </w:tc>
        <w:tc>
          <w:tcPr>
            <w:tcW w:w="3478" w:type="dxa"/>
            <w:noWrap/>
            <w:hideMark/>
          </w:tcPr>
          <w:p w14:paraId="18CE770A" w14:textId="1E864073" w:rsidR="00EB1690" w:rsidRPr="00EB1690" w:rsidRDefault="00EB1690" w:rsidP="00EC6143">
            <w:pPr>
              <w:jc w:val="both"/>
            </w:pPr>
            <w:r>
              <w:t xml:space="preserve">Father: </w:t>
            </w:r>
            <w:r w:rsidRPr="00EB1690">
              <w:t>Primary</w:t>
            </w:r>
            <w:r>
              <w:t xml:space="preserve"> </w:t>
            </w:r>
            <w:r w:rsidRPr="00EB1690">
              <w:t>Education</w:t>
            </w:r>
          </w:p>
        </w:tc>
      </w:tr>
      <w:tr w:rsidR="00EB1690" w:rsidRPr="00EB1690" w14:paraId="0F1688B2" w14:textId="77777777" w:rsidTr="02676EF7">
        <w:trPr>
          <w:trHeight w:val="286"/>
        </w:trPr>
        <w:tc>
          <w:tcPr>
            <w:tcW w:w="675" w:type="dxa"/>
            <w:shd w:val="clear" w:color="auto" w:fill="F2F2F2" w:themeFill="background1" w:themeFillShade="F2"/>
            <w:noWrap/>
            <w:hideMark/>
          </w:tcPr>
          <w:p w14:paraId="3EC7370E" w14:textId="77777777" w:rsidR="00EB1690" w:rsidRPr="00EB1690" w:rsidRDefault="00EB1690" w:rsidP="00EC6143">
            <w:pPr>
              <w:jc w:val="both"/>
            </w:pPr>
            <w:r w:rsidRPr="00EB1690">
              <w:t>28</w:t>
            </w:r>
          </w:p>
        </w:tc>
        <w:tc>
          <w:tcPr>
            <w:tcW w:w="3478" w:type="dxa"/>
            <w:noWrap/>
            <w:hideMark/>
          </w:tcPr>
          <w:p w14:paraId="7B97F171" w14:textId="1B532A87" w:rsidR="00EB1690" w:rsidRPr="00EB1690" w:rsidRDefault="00F508B8" w:rsidP="00EC6143">
            <w:pPr>
              <w:jc w:val="both"/>
            </w:pPr>
            <w:r>
              <w:t xml:space="preserve">Father: </w:t>
            </w:r>
            <w:r w:rsidR="00EB1690" w:rsidRPr="00EB1690">
              <w:t>5</w:t>
            </w:r>
            <w:r w:rsidRPr="00F508B8">
              <w:rPr>
                <w:vertAlign w:val="superscript"/>
              </w:rPr>
              <w:t>th</w:t>
            </w:r>
            <w:r>
              <w:t xml:space="preserve"> </w:t>
            </w:r>
            <w:r w:rsidR="00EB1690" w:rsidRPr="00EB1690">
              <w:t>thru</w:t>
            </w:r>
            <w:r>
              <w:t xml:space="preserve"> </w:t>
            </w:r>
            <w:r w:rsidR="00EB1690" w:rsidRPr="00EB1690">
              <w:t>9</w:t>
            </w:r>
            <w:r w:rsidR="00EB1690" w:rsidRPr="00F508B8">
              <w:rPr>
                <w:vertAlign w:val="superscript"/>
              </w:rPr>
              <w:t>th</w:t>
            </w:r>
            <w:r>
              <w:t xml:space="preserve"> </w:t>
            </w:r>
            <w:r w:rsidR="00EB1690" w:rsidRPr="00EB1690">
              <w:t>Grade</w:t>
            </w:r>
          </w:p>
        </w:tc>
      </w:tr>
      <w:tr w:rsidR="00EB1690" w:rsidRPr="00EB1690" w14:paraId="3A05DC6C" w14:textId="77777777" w:rsidTr="02676EF7">
        <w:trPr>
          <w:trHeight w:val="286"/>
        </w:trPr>
        <w:tc>
          <w:tcPr>
            <w:tcW w:w="675" w:type="dxa"/>
            <w:shd w:val="clear" w:color="auto" w:fill="F2F2F2" w:themeFill="background1" w:themeFillShade="F2"/>
            <w:noWrap/>
            <w:hideMark/>
          </w:tcPr>
          <w:p w14:paraId="6E86C5E4" w14:textId="77777777" w:rsidR="00EB1690" w:rsidRPr="00EB1690" w:rsidRDefault="00EB1690" w:rsidP="00EC6143">
            <w:pPr>
              <w:jc w:val="both"/>
            </w:pPr>
            <w:r w:rsidRPr="00EB1690">
              <w:t>29</w:t>
            </w:r>
          </w:p>
        </w:tc>
        <w:tc>
          <w:tcPr>
            <w:tcW w:w="3478" w:type="dxa"/>
            <w:noWrap/>
            <w:hideMark/>
          </w:tcPr>
          <w:p w14:paraId="4362A2A1" w14:textId="5B05E9D9" w:rsidR="00EB1690" w:rsidRPr="00EB1690" w:rsidRDefault="00EB1690" w:rsidP="00EC6143">
            <w:pPr>
              <w:jc w:val="both"/>
            </w:pPr>
            <w:r w:rsidRPr="00EB1690">
              <w:t>Father</w:t>
            </w:r>
            <w:r w:rsidR="00F508B8">
              <w:t xml:space="preserve">: </w:t>
            </w:r>
            <w:r w:rsidRPr="00EB1690">
              <w:t>Secondary</w:t>
            </w:r>
            <w:r w:rsidR="00F508B8">
              <w:t xml:space="preserve"> </w:t>
            </w:r>
            <w:r w:rsidRPr="00EB1690">
              <w:t>Education</w:t>
            </w:r>
          </w:p>
        </w:tc>
      </w:tr>
      <w:tr w:rsidR="00EB1690" w:rsidRPr="00EB1690" w14:paraId="5B99D723" w14:textId="77777777" w:rsidTr="02676EF7">
        <w:trPr>
          <w:trHeight w:val="286"/>
        </w:trPr>
        <w:tc>
          <w:tcPr>
            <w:tcW w:w="675" w:type="dxa"/>
            <w:shd w:val="clear" w:color="auto" w:fill="F2F2F2" w:themeFill="background1" w:themeFillShade="F2"/>
            <w:noWrap/>
            <w:hideMark/>
          </w:tcPr>
          <w:p w14:paraId="0DE5DE39" w14:textId="77777777" w:rsidR="00EB1690" w:rsidRPr="00EB1690" w:rsidRDefault="00EB1690" w:rsidP="00EC6143">
            <w:pPr>
              <w:jc w:val="both"/>
            </w:pPr>
            <w:r w:rsidRPr="00EB1690">
              <w:t>30</w:t>
            </w:r>
          </w:p>
        </w:tc>
        <w:tc>
          <w:tcPr>
            <w:tcW w:w="3478" w:type="dxa"/>
            <w:noWrap/>
            <w:hideMark/>
          </w:tcPr>
          <w:p w14:paraId="468AF305" w14:textId="0805F585" w:rsidR="00EB1690" w:rsidRPr="00EB1690" w:rsidRDefault="00F508B8" w:rsidP="00EC6143">
            <w:pPr>
              <w:jc w:val="both"/>
            </w:pPr>
            <w:r>
              <w:t xml:space="preserve">Father: </w:t>
            </w:r>
            <w:r w:rsidR="00EB1690" w:rsidRPr="00EB1690">
              <w:t>Higher</w:t>
            </w:r>
            <w:r>
              <w:t xml:space="preserve"> </w:t>
            </w:r>
            <w:r w:rsidR="00EB1690" w:rsidRPr="00EB1690">
              <w:t>Education</w:t>
            </w:r>
          </w:p>
        </w:tc>
      </w:tr>
      <w:tr w:rsidR="00EB1690" w:rsidRPr="00EB1690" w14:paraId="3F4E1521" w14:textId="77777777" w:rsidTr="02676EF7">
        <w:trPr>
          <w:trHeight w:val="286"/>
        </w:trPr>
        <w:tc>
          <w:tcPr>
            <w:tcW w:w="675" w:type="dxa"/>
            <w:shd w:val="clear" w:color="auto" w:fill="F2F2F2" w:themeFill="background1" w:themeFillShade="F2"/>
            <w:noWrap/>
            <w:hideMark/>
          </w:tcPr>
          <w:p w14:paraId="37DF4F21" w14:textId="77777777" w:rsidR="00EB1690" w:rsidRPr="00EB1690" w:rsidRDefault="00EB1690" w:rsidP="00EC6143">
            <w:pPr>
              <w:jc w:val="both"/>
            </w:pPr>
            <w:r w:rsidRPr="00EB1690">
              <w:t>31</w:t>
            </w:r>
          </w:p>
        </w:tc>
        <w:tc>
          <w:tcPr>
            <w:tcW w:w="3478" w:type="dxa"/>
            <w:noWrap/>
            <w:hideMark/>
          </w:tcPr>
          <w:p w14:paraId="0CEB70AB" w14:textId="275E0E34" w:rsidR="00EB1690" w:rsidRPr="00EB1690" w:rsidRDefault="00F508B8" w:rsidP="00EC6143">
            <w:pPr>
              <w:jc w:val="both"/>
            </w:pPr>
            <w:r>
              <w:t xml:space="preserve">Mother: </w:t>
            </w:r>
            <w:r w:rsidR="00EB1690" w:rsidRPr="00EB1690">
              <w:t>No</w:t>
            </w:r>
            <w:r>
              <w:t xml:space="preserve"> </w:t>
            </w:r>
            <w:r w:rsidR="00EB1690" w:rsidRPr="00EB1690">
              <w:t>Education</w:t>
            </w:r>
          </w:p>
        </w:tc>
      </w:tr>
      <w:tr w:rsidR="00EB1690" w:rsidRPr="00EB1690" w14:paraId="2C5F250A" w14:textId="77777777" w:rsidTr="02676EF7">
        <w:trPr>
          <w:trHeight w:val="286"/>
        </w:trPr>
        <w:tc>
          <w:tcPr>
            <w:tcW w:w="675" w:type="dxa"/>
            <w:shd w:val="clear" w:color="auto" w:fill="F2F2F2" w:themeFill="background1" w:themeFillShade="F2"/>
            <w:noWrap/>
            <w:hideMark/>
          </w:tcPr>
          <w:p w14:paraId="318D77FE" w14:textId="77777777" w:rsidR="00EB1690" w:rsidRPr="00EB1690" w:rsidRDefault="00EB1690" w:rsidP="00EC6143">
            <w:pPr>
              <w:jc w:val="both"/>
            </w:pPr>
            <w:r w:rsidRPr="00EB1690">
              <w:t>32</w:t>
            </w:r>
          </w:p>
        </w:tc>
        <w:tc>
          <w:tcPr>
            <w:tcW w:w="3478" w:type="dxa"/>
            <w:noWrap/>
            <w:hideMark/>
          </w:tcPr>
          <w:p w14:paraId="1B411F6C" w14:textId="1E6DF0AC" w:rsidR="00EB1690" w:rsidRPr="00EB1690" w:rsidRDefault="00F508B8" w:rsidP="00EC6143">
            <w:pPr>
              <w:jc w:val="both"/>
            </w:pPr>
            <w:r>
              <w:t xml:space="preserve">Mother: </w:t>
            </w:r>
            <w:r w:rsidR="00EB1690" w:rsidRPr="00EB1690">
              <w:t>Primary</w:t>
            </w:r>
            <w:r>
              <w:t xml:space="preserve"> </w:t>
            </w:r>
            <w:r w:rsidR="00EB1690" w:rsidRPr="00EB1690">
              <w:t>Education</w:t>
            </w:r>
          </w:p>
        </w:tc>
      </w:tr>
      <w:tr w:rsidR="00EB1690" w:rsidRPr="00EB1690" w14:paraId="08D25655" w14:textId="77777777" w:rsidTr="02676EF7">
        <w:trPr>
          <w:trHeight w:val="286"/>
        </w:trPr>
        <w:tc>
          <w:tcPr>
            <w:tcW w:w="675" w:type="dxa"/>
            <w:shd w:val="clear" w:color="auto" w:fill="F2F2F2" w:themeFill="background1" w:themeFillShade="F2"/>
            <w:noWrap/>
            <w:hideMark/>
          </w:tcPr>
          <w:p w14:paraId="591CA9F4" w14:textId="77777777" w:rsidR="00EB1690" w:rsidRPr="00EB1690" w:rsidRDefault="00EB1690" w:rsidP="00EC6143">
            <w:pPr>
              <w:jc w:val="both"/>
            </w:pPr>
            <w:r w:rsidRPr="00EB1690">
              <w:t>33</w:t>
            </w:r>
          </w:p>
        </w:tc>
        <w:tc>
          <w:tcPr>
            <w:tcW w:w="3478" w:type="dxa"/>
            <w:noWrap/>
            <w:hideMark/>
          </w:tcPr>
          <w:p w14:paraId="3BB0CDC2" w14:textId="5CDDD190" w:rsidR="00EB1690" w:rsidRPr="00EB1690" w:rsidRDefault="00F508B8" w:rsidP="00EC6143">
            <w:pPr>
              <w:jc w:val="both"/>
            </w:pPr>
            <w:r>
              <w:t xml:space="preserve">Mother: </w:t>
            </w:r>
            <w:r w:rsidR="00EB1690" w:rsidRPr="00EB1690">
              <w:t>5</w:t>
            </w:r>
            <w:r w:rsidRPr="00F508B8">
              <w:rPr>
                <w:vertAlign w:val="superscript"/>
              </w:rPr>
              <w:t>th</w:t>
            </w:r>
            <w:r>
              <w:t xml:space="preserve"> </w:t>
            </w:r>
            <w:r w:rsidR="00EB1690" w:rsidRPr="00EB1690">
              <w:t>thru</w:t>
            </w:r>
            <w:r>
              <w:t xml:space="preserve"> </w:t>
            </w:r>
            <w:r w:rsidR="00EB1690" w:rsidRPr="00EB1690">
              <w:t>9</w:t>
            </w:r>
            <w:r w:rsidR="00EB1690" w:rsidRPr="00F508B8">
              <w:rPr>
                <w:vertAlign w:val="superscript"/>
              </w:rPr>
              <w:t>th</w:t>
            </w:r>
            <w:r>
              <w:t xml:space="preserve"> </w:t>
            </w:r>
            <w:r w:rsidR="00EB1690" w:rsidRPr="00EB1690">
              <w:t>Grade</w:t>
            </w:r>
          </w:p>
        </w:tc>
      </w:tr>
      <w:tr w:rsidR="00EB1690" w:rsidRPr="00EB1690" w14:paraId="1B94D5A2" w14:textId="77777777" w:rsidTr="02676EF7">
        <w:trPr>
          <w:trHeight w:val="286"/>
        </w:trPr>
        <w:tc>
          <w:tcPr>
            <w:tcW w:w="675" w:type="dxa"/>
            <w:shd w:val="clear" w:color="auto" w:fill="F2F2F2" w:themeFill="background1" w:themeFillShade="F2"/>
            <w:noWrap/>
            <w:hideMark/>
          </w:tcPr>
          <w:p w14:paraId="0846BFF7" w14:textId="77777777" w:rsidR="00EB1690" w:rsidRPr="00EB1690" w:rsidRDefault="00EB1690" w:rsidP="00EC6143">
            <w:pPr>
              <w:jc w:val="both"/>
            </w:pPr>
            <w:r w:rsidRPr="00EB1690">
              <w:t>34</w:t>
            </w:r>
          </w:p>
        </w:tc>
        <w:tc>
          <w:tcPr>
            <w:tcW w:w="3478" w:type="dxa"/>
            <w:noWrap/>
            <w:hideMark/>
          </w:tcPr>
          <w:p w14:paraId="1D3F2C57" w14:textId="460F297B" w:rsidR="00EB1690" w:rsidRPr="00EB1690" w:rsidRDefault="00EB1690" w:rsidP="00EC6143">
            <w:pPr>
              <w:jc w:val="both"/>
            </w:pPr>
            <w:r w:rsidRPr="00EB1690">
              <w:t>Mother</w:t>
            </w:r>
            <w:r w:rsidR="00F508B8">
              <w:t xml:space="preserve">: </w:t>
            </w:r>
            <w:r w:rsidRPr="00EB1690">
              <w:t>Secondary</w:t>
            </w:r>
            <w:r w:rsidR="00F508B8">
              <w:t xml:space="preserve"> </w:t>
            </w:r>
            <w:r w:rsidRPr="00EB1690">
              <w:t>Education</w:t>
            </w:r>
          </w:p>
        </w:tc>
      </w:tr>
      <w:tr w:rsidR="00EB1690" w:rsidRPr="00EB1690" w14:paraId="018F9E45" w14:textId="77777777" w:rsidTr="02676EF7">
        <w:trPr>
          <w:trHeight w:val="286"/>
        </w:trPr>
        <w:tc>
          <w:tcPr>
            <w:tcW w:w="675" w:type="dxa"/>
            <w:shd w:val="clear" w:color="auto" w:fill="F2F2F2" w:themeFill="background1" w:themeFillShade="F2"/>
            <w:noWrap/>
            <w:hideMark/>
          </w:tcPr>
          <w:p w14:paraId="37D45B07" w14:textId="77777777" w:rsidR="00EB1690" w:rsidRPr="00EB1690" w:rsidRDefault="00EB1690" w:rsidP="00EC6143">
            <w:pPr>
              <w:jc w:val="both"/>
            </w:pPr>
            <w:r w:rsidRPr="00EB1690">
              <w:t>35</w:t>
            </w:r>
          </w:p>
        </w:tc>
        <w:tc>
          <w:tcPr>
            <w:tcW w:w="3478" w:type="dxa"/>
            <w:noWrap/>
            <w:hideMark/>
          </w:tcPr>
          <w:p w14:paraId="68B4F7B4" w14:textId="51027F86" w:rsidR="00EB1690" w:rsidRPr="00EB1690" w:rsidRDefault="00F508B8" w:rsidP="00EC6143">
            <w:pPr>
              <w:jc w:val="both"/>
            </w:pPr>
            <w:r>
              <w:t xml:space="preserve">Mother: </w:t>
            </w:r>
            <w:r w:rsidR="00EB1690" w:rsidRPr="00EB1690">
              <w:t>Higher</w:t>
            </w:r>
            <w:r>
              <w:t xml:space="preserve"> </w:t>
            </w:r>
            <w:r w:rsidR="00EB1690" w:rsidRPr="00EB1690">
              <w:t>Education</w:t>
            </w:r>
          </w:p>
        </w:tc>
      </w:tr>
      <w:tr w:rsidR="00EB1690" w:rsidRPr="00EB1690" w14:paraId="458531C2" w14:textId="77777777" w:rsidTr="02676EF7">
        <w:trPr>
          <w:trHeight w:val="286"/>
        </w:trPr>
        <w:tc>
          <w:tcPr>
            <w:tcW w:w="675" w:type="dxa"/>
            <w:shd w:val="clear" w:color="auto" w:fill="F2F2F2" w:themeFill="background1" w:themeFillShade="F2"/>
            <w:noWrap/>
            <w:hideMark/>
          </w:tcPr>
          <w:p w14:paraId="7DB7636D" w14:textId="77777777" w:rsidR="00EB1690" w:rsidRPr="00EB1690" w:rsidRDefault="00EB1690" w:rsidP="00EC6143">
            <w:pPr>
              <w:jc w:val="both"/>
            </w:pPr>
            <w:r w:rsidRPr="00EB1690">
              <w:t>36</w:t>
            </w:r>
          </w:p>
        </w:tc>
        <w:tc>
          <w:tcPr>
            <w:tcW w:w="3478" w:type="dxa"/>
            <w:noWrap/>
            <w:hideMark/>
          </w:tcPr>
          <w:p w14:paraId="7F6E4CCC" w14:textId="60D598AD" w:rsidR="00EB1690" w:rsidRPr="00EB1690" w:rsidRDefault="00EB1690" w:rsidP="00EC6143">
            <w:pPr>
              <w:jc w:val="both"/>
            </w:pPr>
            <w:r w:rsidRPr="00EB1690">
              <w:t>Mother</w:t>
            </w:r>
            <w:r w:rsidR="00F508B8">
              <w:t xml:space="preserve"> </w:t>
            </w:r>
            <w:r w:rsidRPr="00EB1690">
              <w:t>Job</w:t>
            </w:r>
            <w:r w:rsidR="00F508B8">
              <w:t xml:space="preserve">: </w:t>
            </w:r>
            <w:r w:rsidRPr="00EB1690">
              <w:t>Teacher</w:t>
            </w:r>
          </w:p>
        </w:tc>
      </w:tr>
      <w:tr w:rsidR="00EB1690" w:rsidRPr="00EB1690" w14:paraId="2FE27662" w14:textId="77777777" w:rsidTr="02676EF7">
        <w:trPr>
          <w:trHeight w:val="286"/>
        </w:trPr>
        <w:tc>
          <w:tcPr>
            <w:tcW w:w="675" w:type="dxa"/>
            <w:shd w:val="clear" w:color="auto" w:fill="F2F2F2" w:themeFill="background1" w:themeFillShade="F2"/>
            <w:noWrap/>
            <w:hideMark/>
          </w:tcPr>
          <w:p w14:paraId="21D2BEDD" w14:textId="77777777" w:rsidR="00EB1690" w:rsidRPr="00EB1690" w:rsidRDefault="00EB1690" w:rsidP="00EB1690">
            <w:r w:rsidRPr="00EB1690">
              <w:t>37</w:t>
            </w:r>
          </w:p>
        </w:tc>
        <w:tc>
          <w:tcPr>
            <w:tcW w:w="3478" w:type="dxa"/>
            <w:noWrap/>
            <w:hideMark/>
          </w:tcPr>
          <w:p w14:paraId="2CF0E087" w14:textId="2A19D14A" w:rsidR="00EB1690" w:rsidRPr="00EB1690" w:rsidRDefault="00EB1690">
            <w:r w:rsidRPr="00EB1690">
              <w:t>Mother</w:t>
            </w:r>
            <w:r w:rsidR="00F508B8">
              <w:t xml:space="preserve"> Job: </w:t>
            </w:r>
            <w:r w:rsidRPr="00EB1690">
              <w:t>Services</w:t>
            </w:r>
          </w:p>
        </w:tc>
      </w:tr>
      <w:tr w:rsidR="00EB1690" w:rsidRPr="00EB1690" w14:paraId="61265811" w14:textId="77777777" w:rsidTr="02676EF7">
        <w:trPr>
          <w:trHeight w:val="286"/>
        </w:trPr>
        <w:tc>
          <w:tcPr>
            <w:tcW w:w="675" w:type="dxa"/>
            <w:shd w:val="clear" w:color="auto" w:fill="F2F2F2" w:themeFill="background1" w:themeFillShade="F2"/>
            <w:noWrap/>
            <w:hideMark/>
          </w:tcPr>
          <w:p w14:paraId="1DE45130" w14:textId="77777777" w:rsidR="00EB1690" w:rsidRPr="00EB1690" w:rsidRDefault="00EB1690" w:rsidP="00EB1690">
            <w:r w:rsidRPr="00EB1690">
              <w:t>38</w:t>
            </w:r>
          </w:p>
        </w:tc>
        <w:tc>
          <w:tcPr>
            <w:tcW w:w="3478" w:type="dxa"/>
            <w:noWrap/>
            <w:hideMark/>
          </w:tcPr>
          <w:p w14:paraId="5B0B7222" w14:textId="4F71C9F5" w:rsidR="00EB1690" w:rsidRPr="00EB1690" w:rsidRDefault="00EB1690">
            <w:r w:rsidRPr="00EB1690">
              <w:t>Mother</w:t>
            </w:r>
            <w:r w:rsidR="00F508B8">
              <w:t xml:space="preserve"> Job: </w:t>
            </w:r>
            <w:r w:rsidRPr="00EB1690">
              <w:t>Health</w:t>
            </w:r>
          </w:p>
        </w:tc>
      </w:tr>
      <w:tr w:rsidR="00EB1690" w:rsidRPr="00EB1690" w14:paraId="46F11568" w14:textId="77777777" w:rsidTr="02676EF7">
        <w:trPr>
          <w:trHeight w:val="286"/>
        </w:trPr>
        <w:tc>
          <w:tcPr>
            <w:tcW w:w="675" w:type="dxa"/>
            <w:shd w:val="clear" w:color="auto" w:fill="F2F2F2" w:themeFill="background1" w:themeFillShade="F2"/>
            <w:noWrap/>
            <w:hideMark/>
          </w:tcPr>
          <w:p w14:paraId="170D7C97" w14:textId="77777777" w:rsidR="00EB1690" w:rsidRPr="00EB1690" w:rsidRDefault="00EB1690" w:rsidP="00EB1690">
            <w:r w:rsidRPr="00EB1690">
              <w:t>39</w:t>
            </w:r>
          </w:p>
        </w:tc>
        <w:tc>
          <w:tcPr>
            <w:tcW w:w="3478" w:type="dxa"/>
            <w:noWrap/>
            <w:hideMark/>
          </w:tcPr>
          <w:p w14:paraId="7B715C5B" w14:textId="68FE87DE" w:rsidR="00EB1690" w:rsidRPr="00EB1690" w:rsidRDefault="00EB1690">
            <w:r w:rsidRPr="00EB1690">
              <w:t>Mother</w:t>
            </w:r>
            <w:r w:rsidR="00F508B8">
              <w:t xml:space="preserve"> </w:t>
            </w:r>
            <w:r w:rsidRPr="00EB1690">
              <w:t>Job</w:t>
            </w:r>
            <w:r w:rsidR="00F508B8">
              <w:t xml:space="preserve">: </w:t>
            </w:r>
            <w:r w:rsidRPr="00EB1690">
              <w:t>At</w:t>
            </w:r>
            <w:r w:rsidR="00F508B8">
              <w:t xml:space="preserve"> </w:t>
            </w:r>
            <w:r w:rsidRPr="00EB1690">
              <w:t>Home</w:t>
            </w:r>
          </w:p>
        </w:tc>
      </w:tr>
      <w:tr w:rsidR="00EB1690" w:rsidRPr="00EB1690" w14:paraId="41BFFA6D" w14:textId="77777777" w:rsidTr="02676EF7">
        <w:trPr>
          <w:trHeight w:val="286"/>
        </w:trPr>
        <w:tc>
          <w:tcPr>
            <w:tcW w:w="675" w:type="dxa"/>
            <w:shd w:val="clear" w:color="auto" w:fill="F2F2F2" w:themeFill="background1" w:themeFillShade="F2"/>
            <w:noWrap/>
            <w:hideMark/>
          </w:tcPr>
          <w:p w14:paraId="29CF047C" w14:textId="77777777" w:rsidR="00EB1690" w:rsidRPr="00EB1690" w:rsidRDefault="00EB1690" w:rsidP="00EB1690">
            <w:r w:rsidRPr="00EB1690">
              <w:t>40</w:t>
            </w:r>
          </w:p>
        </w:tc>
        <w:tc>
          <w:tcPr>
            <w:tcW w:w="3478" w:type="dxa"/>
            <w:noWrap/>
            <w:hideMark/>
          </w:tcPr>
          <w:p w14:paraId="05EBCA63" w14:textId="152B5519" w:rsidR="00EB1690" w:rsidRPr="00EB1690" w:rsidRDefault="00F508B8">
            <w:r>
              <w:t xml:space="preserve">Mother Job: </w:t>
            </w:r>
            <w:r w:rsidR="00EB1690" w:rsidRPr="00EB1690">
              <w:t>Other</w:t>
            </w:r>
          </w:p>
        </w:tc>
      </w:tr>
      <w:tr w:rsidR="00EB1690" w:rsidRPr="00EB1690" w14:paraId="7C9EC56F" w14:textId="77777777" w:rsidTr="02676EF7">
        <w:trPr>
          <w:trHeight w:val="286"/>
        </w:trPr>
        <w:tc>
          <w:tcPr>
            <w:tcW w:w="675" w:type="dxa"/>
            <w:shd w:val="clear" w:color="auto" w:fill="F2F2F2" w:themeFill="background1" w:themeFillShade="F2"/>
            <w:noWrap/>
            <w:hideMark/>
          </w:tcPr>
          <w:p w14:paraId="7CF705DB" w14:textId="77777777" w:rsidR="00EB1690" w:rsidRPr="00EB1690" w:rsidRDefault="00EB1690" w:rsidP="00EB1690">
            <w:r w:rsidRPr="00EB1690">
              <w:t>41</w:t>
            </w:r>
          </w:p>
        </w:tc>
        <w:tc>
          <w:tcPr>
            <w:tcW w:w="3478" w:type="dxa"/>
            <w:noWrap/>
            <w:hideMark/>
          </w:tcPr>
          <w:p w14:paraId="2BA88FBB" w14:textId="714FB5F4" w:rsidR="00EB1690" w:rsidRPr="00EB1690" w:rsidRDefault="00F508B8">
            <w:r>
              <w:t xml:space="preserve">Father Job: </w:t>
            </w:r>
            <w:r w:rsidR="00EB1690" w:rsidRPr="00EB1690">
              <w:t>Teacher</w:t>
            </w:r>
          </w:p>
        </w:tc>
      </w:tr>
      <w:tr w:rsidR="00EB1690" w:rsidRPr="00EB1690" w14:paraId="10144574" w14:textId="77777777" w:rsidTr="02676EF7">
        <w:trPr>
          <w:trHeight w:val="286"/>
        </w:trPr>
        <w:tc>
          <w:tcPr>
            <w:tcW w:w="675" w:type="dxa"/>
            <w:shd w:val="clear" w:color="auto" w:fill="F2F2F2" w:themeFill="background1" w:themeFillShade="F2"/>
            <w:noWrap/>
            <w:hideMark/>
          </w:tcPr>
          <w:p w14:paraId="72091E9E" w14:textId="77777777" w:rsidR="00EB1690" w:rsidRPr="00EB1690" w:rsidRDefault="00EB1690" w:rsidP="00EB1690">
            <w:r w:rsidRPr="00EB1690">
              <w:t>42</w:t>
            </w:r>
          </w:p>
        </w:tc>
        <w:tc>
          <w:tcPr>
            <w:tcW w:w="3478" w:type="dxa"/>
            <w:noWrap/>
            <w:hideMark/>
          </w:tcPr>
          <w:p w14:paraId="62E897CC" w14:textId="6A91FAC5" w:rsidR="00EB1690" w:rsidRPr="00EB1690" w:rsidRDefault="00F508B8">
            <w:r>
              <w:t xml:space="preserve">Father Job: </w:t>
            </w:r>
            <w:r w:rsidR="00EB1690" w:rsidRPr="00EB1690">
              <w:t>Services</w:t>
            </w:r>
          </w:p>
        </w:tc>
      </w:tr>
      <w:tr w:rsidR="00EB1690" w:rsidRPr="00EB1690" w14:paraId="1A53325E" w14:textId="77777777" w:rsidTr="02676EF7">
        <w:trPr>
          <w:trHeight w:val="286"/>
        </w:trPr>
        <w:tc>
          <w:tcPr>
            <w:tcW w:w="675" w:type="dxa"/>
            <w:shd w:val="clear" w:color="auto" w:fill="F2F2F2" w:themeFill="background1" w:themeFillShade="F2"/>
            <w:noWrap/>
            <w:hideMark/>
          </w:tcPr>
          <w:p w14:paraId="74B92C88" w14:textId="77777777" w:rsidR="00EB1690" w:rsidRPr="00EB1690" w:rsidRDefault="00EB1690" w:rsidP="00EB1690">
            <w:r w:rsidRPr="00EB1690">
              <w:t>43</w:t>
            </w:r>
          </w:p>
        </w:tc>
        <w:tc>
          <w:tcPr>
            <w:tcW w:w="3478" w:type="dxa"/>
            <w:noWrap/>
            <w:hideMark/>
          </w:tcPr>
          <w:p w14:paraId="7EEE62DA" w14:textId="1B808A19" w:rsidR="00EB1690" w:rsidRPr="00EB1690" w:rsidRDefault="00F508B8">
            <w:r>
              <w:t xml:space="preserve">Father Job: </w:t>
            </w:r>
            <w:r w:rsidR="00EB1690" w:rsidRPr="00EB1690">
              <w:t>Health</w:t>
            </w:r>
          </w:p>
        </w:tc>
      </w:tr>
      <w:tr w:rsidR="00EB1690" w:rsidRPr="00EB1690" w14:paraId="0BA61CFC" w14:textId="77777777" w:rsidTr="02676EF7">
        <w:trPr>
          <w:trHeight w:val="286"/>
        </w:trPr>
        <w:tc>
          <w:tcPr>
            <w:tcW w:w="675" w:type="dxa"/>
            <w:shd w:val="clear" w:color="auto" w:fill="F2F2F2" w:themeFill="background1" w:themeFillShade="F2"/>
            <w:noWrap/>
            <w:hideMark/>
          </w:tcPr>
          <w:p w14:paraId="04C00CA7" w14:textId="77777777" w:rsidR="00EB1690" w:rsidRPr="00EB1690" w:rsidRDefault="00EB1690" w:rsidP="00EB1690">
            <w:r w:rsidRPr="00EB1690">
              <w:t>44</w:t>
            </w:r>
          </w:p>
        </w:tc>
        <w:tc>
          <w:tcPr>
            <w:tcW w:w="3478" w:type="dxa"/>
            <w:noWrap/>
            <w:hideMark/>
          </w:tcPr>
          <w:p w14:paraId="56B2279A" w14:textId="63168777" w:rsidR="00EB1690" w:rsidRPr="00EB1690" w:rsidRDefault="00F508B8">
            <w:r>
              <w:t xml:space="preserve">Father Job: </w:t>
            </w:r>
            <w:r w:rsidR="00EB1690" w:rsidRPr="00EB1690">
              <w:t>At</w:t>
            </w:r>
            <w:r>
              <w:t xml:space="preserve"> </w:t>
            </w:r>
            <w:r w:rsidR="00EB1690" w:rsidRPr="00EB1690">
              <w:t>Home</w:t>
            </w:r>
          </w:p>
        </w:tc>
      </w:tr>
      <w:tr w:rsidR="00EB1690" w:rsidRPr="00EB1690" w14:paraId="66254AF4" w14:textId="77777777" w:rsidTr="02676EF7">
        <w:trPr>
          <w:trHeight w:val="286"/>
        </w:trPr>
        <w:tc>
          <w:tcPr>
            <w:tcW w:w="675" w:type="dxa"/>
            <w:shd w:val="clear" w:color="auto" w:fill="F2F2F2" w:themeFill="background1" w:themeFillShade="F2"/>
            <w:noWrap/>
            <w:hideMark/>
          </w:tcPr>
          <w:p w14:paraId="7EB2A172" w14:textId="77777777" w:rsidR="00EB1690" w:rsidRPr="00EB1690" w:rsidRDefault="00EB1690" w:rsidP="00EB1690">
            <w:r w:rsidRPr="00EB1690">
              <w:t>45</w:t>
            </w:r>
          </w:p>
        </w:tc>
        <w:tc>
          <w:tcPr>
            <w:tcW w:w="3478" w:type="dxa"/>
            <w:noWrap/>
            <w:hideMark/>
          </w:tcPr>
          <w:p w14:paraId="25E89192" w14:textId="62FB42AD" w:rsidR="00EB1690" w:rsidRPr="00EB1690" w:rsidRDefault="00EB1690">
            <w:r w:rsidRPr="00EB1690">
              <w:t>Father</w:t>
            </w:r>
            <w:r w:rsidR="00F508B8">
              <w:t xml:space="preserve"> </w:t>
            </w:r>
            <w:r w:rsidRPr="00EB1690">
              <w:t>Job</w:t>
            </w:r>
            <w:r w:rsidR="00F508B8">
              <w:t xml:space="preserve">: </w:t>
            </w:r>
            <w:r w:rsidRPr="00EB1690">
              <w:t>Other</w:t>
            </w:r>
          </w:p>
        </w:tc>
      </w:tr>
      <w:tr w:rsidR="00EB1690" w:rsidRPr="00EB1690" w14:paraId="3F721CBA" w14:textId="77777777" w:rsidTr="02676EF7">
        <w:trPr>
          <w:trHeight w:val="286"/>
        </w:trPr>
        <w:tc>
          <w:tcPr>
            <w:tcW w:w="675" w:type="dxa"/>
            <w:shd w:val="clear" w:color="auto" w:fill="F2F2F2" w:themeFill="background1" w:themeFillShade="F2"/>
            <w:noWrap/>
            <w:hideMark/>
          </w:tcPr>
          <w:p w14:paraId="3FB96655" w14:textId="77777777" w:rsidR="00EB1690" w:rsidRPr="00EB1690" w:rsidRDefault="00EB1690" w:rsidP="00EB1690">
            <w:r w:rsidRPr="00EB1690">
              <w:t>46</w:t>
            </w:r>
          </w:p>
        </w:tc>
        <w:tc>
          <w:tcPr>
            <w:tcW w:w="3478" w:type="dxa"/>
            <w:noWrap/>
            <w:hideMark/>
          </w:tcPr>
          <w:p w14:paraId="46978FBD" w14:textId="4796E5F3" w:rsidR="00EB1690" w:rsidRPr="00EB1690" w:rsidRDefault="00F508B8">
            <w:r>
              <w:t xml:space="preserve">Reason: </w:t>
            </w:r>
            <w:r w:rsidR="00EB1690" w:rsidRPr="00EB1690">
              <w:t>Course</w:t>
            </w:r>
          </w:p>
        </w:tc>
      </w:tr>
      <w:tr w:rsidR="00EB1690" w:rsidRPr="00EB1690" w14:paraId="387C4199" w14:textId="77777777" w:rsidTr="02676EF7">
        <w:trPr>
          <w:trHeight w:val="286"/>
        </w:trPr>
        <w:tc>
          <w:tcPr>
            <w:tcW w:w="675" w:type="dxa"/>
            <w:shd w:val="clear" w:color="auto" w:fill="F2F2F2" w:themeFill="background1" w:themeFillShade="F2"/>
            <w:noWrap/>
            <w:hideMark/>
          </w:tcPr>
          <w:p w14:paraId="17C4E7F6" w14:textId="77777777" w:rsidR="00EB1690" w:rsidRPr="00EB1690" w:rsidRDefault="00EB1690" w:rsidP="00EB1690">
            <w:r w:rsidRPr="00EB1690">
              <w:t>47</w:t>
            </w:r>
          </w:p>
        </w:tc>
        <w:tc>
          <w:tcPr>
            <w:tcW w:w="3478" w:type="dxa"/>
            <w:noWrap/>
            <w:hideMark/>
          </w:tcPr>
          <w:p w14:paraId="78037A6B" w14:textId="670EB728" w:rsidR="00EB1690" w:rsidRPr="00EB1690" w:rsidRDefault="00F508B8">
            <w:r>
              <w:t xml:space="preserve">Reason: </w:t>
            </w:r>
            <w:r w:rsidR="00EB1690" w:rsidRPr="00EB1690">
              <w:t>Reputation</w:t>
            </w:r>
          </w:p>
        </w:tc>
      </w:tr>
      <w:tr w:rsidR="00EB1690" w:rsidRPr="00EB1690" w14:paraId="1956BFED" w14:textId="77777777" w:rsidTr="02676EF7">
        <w:trPr>
          <w:trHeight w:val="286"/>
        </w:trPr>
        <w:tc>
          <w:tcPr>
            <w:tcW w:w="675" w:type="dxa"/>
            <w:shd w:val="clear" w:color="auto" w:fill="F2F2F2" w:themeFill="background1" w:themeFillShade="F2"/>
            <w:noWrap/>
            <w:hideMark/>
          </w:tcPr>
          <w:p w14:paraId="11ED659F" w14:textId="77777777" w:rsidR="00EB1690" w:rsidRPr="00EB1690" w:rsidRDefault="00EB1690" w:rsidP="00EB1690">
            <w:r w:rsidRPr="00EB1690">
              <w:t>48</w:t>
            </w:r>
          </w:p>
        </w:tc>
        <w:tc>
          <w:tcPr>
            <w:tcW w:w="3478" w:type="dxa"/>
            <w:noWrap/>
            <w:hideMark/>
          </w:tcPr>
          <w:p w14:paraId="5B6052D6" w14:textId="0C2527ED" w:rsidR="00EB1690" w:rsidRPr="00EB1690" w:rsidRDefault="00F508B8">
            <w:r>
              <w:t xml:space="preserve">Reason: </w:t>
            </w:r>
            <w:r w:rsidR="00EB1690" w:rsidRPr="00EB1690">
              <w:t>Home</w:t>
            </w:r>
          </w:p>
        </w:tc>
      </w:tr>
      <w:tr w:rsidR="00EB1690" w:rsidRPr="00EB1690" w14:paraId="7FAD6B7D" w14:textId="77777777" w:rsidTr="02676EF7">
        <w:trPr>
          <w:trHeight w:val="286"/>
        </w:trPr>
        <w:tc>
          <w:tcPr>
            <w:tcW w:w="675" w:type="dxa"/>
            <w:shd w:val="clear" w:color="auto" w:fill="F2F2F2" w:themeFill="background1" w:themeFillShade="F2"/>
            <w:noWrap/>
            <w:hideMark/>
          </w:tcPr>
          <w:p w14:paraId="300D94F4" w14:textId="77777777" w:rsidR="00EB1690" w:rsidRPr="00EB1690" w:rsidRDefault="00EB1690" w:rsidP="00EB1690">
            <w:r w:rsidRPr="00EB1690">
              <w:t>49</w:t>
            </w:r>
          </w:p>
        </w:tc>
        <w:tc>
          <w:tcPr>
            <w:tcW w:w="3478" w:type="dxa"/>
            <w:noWrap/>
            <w:hideMark/>
          </w:tcPr>
          <w:p w14:paraId="141834C7" w14:textId="642987C3" w:rsidR="00EB1690" w:rsidRPr="00EB1690" w:rsidRDefault="00F508B8">
            <w:proofErr w:type="gramStart"/>
            <w:r>
              <w:t>Reason :</w:t>
            </w:r>
            <w:proofErr w:type="gramEnd"/>
            <w:r>
              <w:t xml:space="preserve"> </w:t>
            </w:r>
            <w:r w:rsidR="00EB1690" w:rsidRPr="00EB1690">
              <w:t>Other</w:t>
            </w:r>
          </w:p>
        </w:tc>
      </w:tr>
      <w:tr w:rsidR="00EB1690" w:rsidRPr="00EB1690" w14:paraId="046F48FC" w14:textId="77777777" w:rsidTr="02676EF7">
        <w:trPr>
          <w:trHeight w:val="286"/>
        </w:trPr>
        <w:tc>
          <w:tcPr>
            <w:tcW w:w="675" w:type="dxa"/>
            <w:shd w:val="clear" w:color="auto" w:fill="F2F2F2" w:themeFill="background1" w:themeFillShade="F2"/>
            <w:noWrap/>
            <w:hideMark/>
          </w:tcPr>
          <w:p w14:paraId="3B019944" w14:textId="77777777" w:rsidR="00EB1690" w:rsidRPr="00EB1690" w:rsidRDefault="00EB1690" w:rsidP="00EB1690">
            <w:r w:rsidRPr="00EB1690">
              <w:t>50</w:t>
            </w:r>
          </w:p>
        </w:tc>
        <w:tc>
          <w:tcPr>
            <w:tcW w:w="3478" w:type="dxa"/>
            <w:noWrap/>
            <w:hideMark/>
          </w:tcPr>
          <w:p w14:paraId="47618D1C" w14:textId="39EB27DF" w:rsidR="00EB1690" w:rsidRPr="00EB1690" w:rsidRDefault="00EB1690" w:rsidP="00F508B8">
            <w:r w:rsidRPr="00EB1690">
              <w:t>Study</w:t>
            </w:r>
            <w:r w:rsidR="00F508B8">
              <w:t xml:space="preserve"> Time: &lt; </w:t>
            </w:r>
            <w:r w:rsidRPr="00EB1690">
              <w:t>2hrs</w:t>
            </w:r>
          </w:p>
        </w:tc>
      </w:tr>
      <w:tr w:rsidR="00EB1690" w:rsidRPr="00EB1690" w14:paraId="0E898769" w14:textId="77777777" w:rsidTr="02676EF7">
        <w:trPr>
          <w:trHeight w:val="286"/>
        </w:trPr>
        <w:tc>
          <w:tcPr>
            <w:tcW w:w="675" w:type="dxa"/>
            <w:shd w:val="clear" w:color="auto" w:fill="F2F2F2" w:themeFill="background1" w:themeFillShade="F2"/>
            <w:noWrap/>
            <w:hideMark/>
          </w:tcPr>
          <w:p w14:paraId="3C4FAEE8" w14:textId="77777777" w:rsidR="00EB1690" w:rsidRPr="00EB1690" w:rsidRDefault="00EB1690" w:rsidP="00EB1690">
            <w:r w:rsidRPr="00EB1690">
              <w:t>51</w:t>
            </w:r>
          </w:p>
        </w:tc>
        <w:tc>
          <w:tcPr>
            <w:tcW w:w="3478" w:type="dxa"/>
            <w:noWrap/>
            <w:hideMark/>
          </w:tcPr>
          <w:p w14:paraId="57F5DF6F" w14:textId="7CAEF93D" w:rsidR="00EB1690" w:rsidRPr="00EB1690" w:rsidRDefault="00F508B8">
            <w:r>
              <w:t xml:space="preserve">Study Time:  </w:t>
            </w:r>
            <w:r w:rsidR="00EB1690" w:rsidRPr="00EB1690">
              <w:t>2</w:t>
            </w:r>
            <w:r>
              <w:t xml:space="preserve"> </w:t>
            </w:r>
            <w:r w:rsidR="00EB1690" w:rsidRPr="00EB1690">
              <w:t>to</w:t>
            </w:r>
            <w:r>
              <w:t xml:space="preserve"> </w:t>
            </w:r>
            <w:r w:rsidR="00EB1690" w:rsidRPr="00EB1690">
              <w:t>5hrs</w:t>
            </w:r>
          </w:p>
        </w:tc>
      </w:tr>
      <w:tr w:rsidR="00EB1690" w:rsidRPr="00EB1690" w14:paraId="3C9DFDBA" w14:textId="77777777" w:rsidTr="02676EF7">
        <w:trPr>
          <w:trHeight w:val="286"/>
        </w:trPr>
        <w:tc>
          <w:tcPr>
            <w:tcW w:w="675" w:type="dxa"/>
            <w:shd w:val="clear" w:color="auto" w:fill="F2F2F2" w:themeFill="background1" w:themeFillShade="F2"/>
            <w:noWrap/>
            <w:hideMark/>
          </w:tcPr>
          <w:p w14:paraId="4D1C71B4" w14:textId="77777777" w:rsidR="00EB1690" w:rsidRPr="00EB1690" w:rsidRDefault="00EB1690" w:rsidP="00EB1690">
            <w:r w:rsidRPr="00EB1690">
              <w:t>52</w:t>
            </w:r>
          </w:p>
        </w:tc>
        <w:tc>
          <w:tcPr>
            <w:tcW w:w="3478" w:type="dxa"/>
            <w:noWrap/>
            <w:hideMark/>
          </w:tcPr>
          <w:p w14:paraId="5742E6D2" w14:textId="0370DE23" w:rsidR="00EB1690" w:rsidRPr="00EB1690" w:rsidRDefault="00EB1690">
            <w:r w:rsidRPr="00EB1690">
              <w:t>Study</w:t>
            </w:r>
            <w:r w:rsidR="00F508B8">
              <w:t xml:space="preserve"> Time: </w:t>
            </w:r>
            <w:r w:rsidRPr="00EB1690">
              <w:t>5</w:t>
            </w:r>
            <w:r w:rsidR="00F508B8">
              <w:t xml:space="preserve"> </w:t>
            </w:r>
            <w:r w:rsidRPr="00EB1690">
              <w:t>to</w:t>
            </w:r>
            <w:r w:rsidR="00F508B8">
              <w:t xml:space="preserve"> </w:t>
            </w:r>
            <w:r w:rsidRPr="00EB1690">
              <w:t>10hrs</w:t>
            </w:r>
          </w:p>
        </w:tc>
      </w:tr>
      <w:tr w:rsidR="00EB1690" w:rsidRPr="00EB1690" w14:paraId="3A4F2457" w14:textId="77777777" w:rsidTr="02676EF7">
        <w:trPr>
          <w:trHeight w:val="300"/>
        </w:trPr>
        <w:tc>
          <w:tcPr>
            <w:tcW w:w="675" w:type="dxa"/>
            <w:shd w:val="clear" w:color="auto" w:fill="F2F2F2" w:themeFill="background1" w:themeFillShade="F2"/>
            <w:noWrap/>
            <w:hideMark/>
          </w:tcPr>
          <w:p w14:paraId="141B9094" w14:textId="77777777" w:rsidR="00EB1690" w:rsidRPr="00EB1690" w:rsidRDefault="00EB1690" w:rsidP="00EB1690">
            <w:r w:rsidRPr="00EB1690">
              <w:t>53</w:t>
            </w:r>
          </w:p>
        </w:tc>
        <w:tc>
          <w:tcPr>
            <w:tcW w:w="3478" w:type="dxa"/>
            <w:noWrap/>
            <w:hideMark/>
          </w:tcPr>
          <w:p w14:paraId="0086469A" w14:textId="5C577095" w:rsidR="00EB1690" w:rsidRPr="00EB1690" w:rsidRDefault="00EB1690" w:rsidP="00F508B8">
            <w:r w:rsidRPr="00EB1690">
              <w:t>Study</w:t>
            </w:r>
            <w:r w:rsidR="00F508B8">
              <w:t xml:space="preserve"> Time: &gt;</w:t>
            </w:r>
            <w:r w:rsidRPr="00EB1690">
              <w:t>10hrs</w:t>
            </w:r>
          </w:p>
        </w:tc>
      </w:tr>
      <w:tr w:rsidR="00EB1690" w:rsidRPr="00EB1690" w14:paraId="053A04B2" w14:textId="77777777" w:rsidTr="02676EF7">
        <w:trPr>
          <w:trHeight w:val="286"/>
        </w:trPr>
        <w:tc>
          <w:tcPr>
            <w:tcW w:w="675" w:type="dxa"/>
            <w:shd w:val="clear" w:color="auto" w:fill="F2F2F2" w:themeFill="background1" w:themeFillShade="F2"/>
            <w:noWrap/>
            <w:hideMark/>
          </w:tcPr>
          <w:p w14:paraId="0931DF66" w14:textId="77777777" w:rsidR="00EB1690" w:rsidRPr="00EB1690" w:rsidRDefault="00EB1690" w:rsidP="00EB1690">
            <w:r w:rsidRPr="00EB1690">
              <w:t>54</w:t>
            </w:r>
          </w:p>
        </w:tc>
        <w:tc>
          <w:tcPr>
            <w:tcW w:w="3478" w:type="dxa"/>
            <w:noWrap/>
            <w:hideMark/>
          </w:tcPr>
          <w:p w14:paraId="5953F710" w14:textId="215C46D4" w:rsidR="00EB1690" w:rsidRPr="00EB1690" w:rsidRDefault="00EB1690">
            <w:r w:rsidRPr="00EB1690">
              <w:t>Travel</w:t>
            </w:r>
            <w:r w:rsidR="00F508B8">
              <w:t xml:space="preserve"> Time: &lt; </w:t>
            </w:r>
            <w:r w:rsidRPr="00EB1690">
              <w:t>15min</w:t>
            </w:r>
          </w:p>
        </w:tc>
      </w:tr>
      <w:tr w:rsidR="00EB1690" w:rsidRPr="00EB1690" w14:paraId="61B89408" w14:textId="77777777" w:rsidTr="02676EF7">
        <w:trPr>
          <w:trHeight w:val="300"/>
        </w:trPr>
        <w:tc>
          <w:tcPr>
            <w:tcW w:w="675" w:type="dxa"/>
            <w:shd w:val="clear" w:color="auto" w:fill="F2F2F2" w:themeFill="background1" w:themeFillShade="F2"/>
            <w:noWrap/>
            <w:hideMark/>
          </w:tcPr>
          <w:p w14:paraId="1DD2D903" w14:textId="77777777" w:rsidR="00EB1690" w:rsidRPr="00EB1690" w:rsidRDefault="00EB1690" w:rsidP="00EB1690">
            <w:r w:rsidRPr="00EB1690">
              <w:t>55</w:t>
            </w:r>
          </w:p>
        </w:tc>
        <w:tc>
          <w:tcPr>
            <w:tcW w:w="3478" w:type="dxa"/>
            <w:noWrap/>
            <w:hideMark/>
          </w:tcPr>
          <w:p w14:paraId="3CDC1258" w14:textId="1C52D171" w:rsidR="00EB1690" w:rsidRPr="00EB1690" w:rsidRDefault="00EB1690">
            <w:r w:rsidRPr="00EB1690">
              <w:t>Travel</w:t>
            </w:r>
            <w:r w:rsidR="00F508B8">
              <w:t xml:space="preserve"> Time: </w:t>
            </w:r>
            <w:r w:rsidRPr="00EB1690">
              <w:t>15</w:t>
            </w:r>
            <w:r w:rsidR="00F508B8">
              <w:t xml:space="preserve"> </w:t>
            </w:r>
            <w:r w:rsidRPr="00EB1690">
              <w:t>to</w:t>
            </w:r>
            <w:r w:rsidR="00F508B8">
              <w:t xml:space="preserve"> </w:t>
            </w:r>
            <w:r w:rsidRPr="00EB1690">
              <w:t>30min</w:t>
            </w:r>
          </w:p>
        </w:tc>
      </w:tr>
      <w:tr w:rsidR="00EB1690" w:rsidRPr="00EB1690" w14:paraId="03C3C742" w14:textId="77777777" w:rsidTr="02676EF7">
        <w:trPr>
          <w:trHeight w:val="286"/>
        </w:trPr>
        <w:tc>
          <w:tcPr>
            <w:tcW w:w="675" w:type="dxa"/>
            <w:shd w:val="clear" w:color="auto" w:fill="F2F2F2" w:themeFill="background1" w:themeFillShade="F2"/>
            <w:noWrap/>
            <w:hideMark/>
          </w:tcPr>
          <w:p w14:paraId="0113DD7D" w14:textId="77777777" w:rsidR="00EB1690" w:rsidRPr="00EB1690" w:rsidRDefault="00EB1690" w:rsidP="00EB1690">
            <w:r w:rsidRPr="00EB1690">
              <w:t>56</w:t>
            </w:r>
          </w:p>
        </w:tc>
        <w:tc>
          <w:tcPr>
            <w:tcW w:w="3478" w:type="dxa"/>
            <w:noWrap/>
            <w:hideMark/>
          </w:tcPr>
          <w:p w14:paraId="7224AB12" w14:textId="47E81B65" w:rsidR="00EB1690" w:rsidRPr="00EB1690" w:rsidRDefault="00EB1690">
            <w:r w:rsidRPr="00EB1690">
              <w:t>Travel</w:t>
            </w:r>
            <w:r w:rsidR="00F508B8">
              <w:t xml:space="preserve"> </w:t>
            </w:r>
            <w:r w:rsidRPr="00EB1690">
              <w:t>Time</w:t>
            </w:r>
            <w:r w:rsidR="00F508B8">
              <w:t xml:space="preserve">: </w:t>
            </w:r>
            <w:r w:rsidRPr="00EB1690">
              <w:t>30min</w:t>
            </w:r>
            <w:r w:rsidR="00F508B8">
              <w:t xml:space="preserve"> </w:t>
            </w:r>
            <w:r w:rsidRPr="00EB1690">
              <w:t>to</w:t>
            </w:r>
            <w:r w:rsidR="00F508B8">
              <w:t xml:space="preserve"> </w:t>
            </w:r>
            <w:r w:rsidRPr="00EB1690">
              <w:t>1hr</w:t>
            </w:r>
          </w:p>
        </w:tc>
      </w:tr>
      <w:tr w:rsidR="00EB1690" w:rsidRPr="00EB1690" w14:paraId="235D04FB" w14:textId="77777777" w:rsidTr="02676EF7">
        <w:trPr>
          <w:trHeight w:val="286"/>
        </w:trPr>
        <w:tc>
          <w:tcPr>
            <w:tcW w:w="675" w:type="dxa"/>
            <w:shd w:val="clear" w:color="auto" w:fill="F2F2F2" w:themeFill="background1" w:themeFillShade="F2"/>
            <w:noWrap/>
            <w:hideMark/>
          </w:tcPr>
          <w:p w14:paraId="08BFD56B" w14:textId="77777777" w:rsidR="00EB1690" w:rsidRPr="00EB1690" w:rsidRDefault="00EB1690" w:rsidP="00EB1690">
            <w:r w:rsidRPr="00EB1690">
              <w:t>57</w:t>
            </w:r>
          </w:p>
        </w:tc>
        <w:tc>
          <w:tcPr>
            <w:tcW w:w="3478" w:type="dxa"/>
            <w:noWrap/>
            <w:hideMark/>
          </w:tcPr>
          <w:p w14:paraId="426B2451" w14:textId="6D159E3F" w:rsidR="00EB1690" w:rsidRPr="00EB1690" w:rsidRDefault="00EB1690" w:rsidP="00F508B8">
            <w:r w:rsidRPr="00EB1690">
              <w:t>Travel</w:t>
            </w:r>
            <w:r w:rsidR="00F508B8">
              <w:t xml:space="preserve"> Time: &gt;</w:t>
            </w:r>
            <w:r w:rsidRPr="00EB1690">
              <w:t>1hr</w:t>
            </w:r>
          </w:p>
        </w:tc>
      </w:tr>
      <w:tr w:rsidR="00EB1690" w:rsidRPr="00EB1690" w14:paraId="0AA450AE" w14:textId="77777777" w:rsidTr="02676EF7">
        <w:trPr>
          <w:trHeight w:val="286"/>
        </w:trPr>
        <w:tc>
          <w:tcPr>
            <w:tcW w:w="675" w:type="dxa"/>
            <w:shd w:val="clear" w:color="auto" w:fill="F2F2F2" w:themeFill="background1" w:themeFillShade="F2"/>
            <w:noWrap/>
            <w:hideMark/>
          </w:tcPr>
          <w:p w14:paraId="4294C496" w14:textId="77777777" w:rsidR="00EB1690" w:rsidRPr="00EB1690" w:rsidRDefault="00EB1690" w:rsidP="00EB1690">
            <w:r w:rsidRPr="00EB1690">
              <w:t>58</w:t>
            </w:r>
          </w:p>
        </w:tc>
        <w:tc>
          <w:tcPr>
            <w:tcW w:w="3478" w:type="dxa"/>
            <w:noWrap/>
            <w:hideMark/>
          </w:tcPr>
          <w:p w14:paraId="60467932" w14:textId="752DD614" w:rsidR="00EB1690" w:rsidRPr="00EB1690" w:rsidRDefault="00F508B8">
            <w:r>
              <w:t xml:space="preserve">Guardian: </w:t>
            </w:r>
            <w:r w:rsidR="00EB1690" w:rsidRPr="00EB1690">
              <w:t>Father</w:t>
            </w:r>
          </w:p>
        </w:tc>
      </w:tr>
      <w:tr w:rsidR="00EB1690" w:rsidRPr="00EB1690" w14:paraId="0CF9DE8F" w14:textId="77777777" w:rsidTr="02676EF7">
        <w:trPr>
          <w:trHeight w:val="286"/>
        </w:trPr>
        <w:tc>
          <w:tcPr>
            <w:tcW w:w="675" w:type="dxa"/>
            <w:shd w:val="clear" w:color="auto" w:fill="F2F2F2" w:themeFill="background1" w:themeFillShade="F2"/>
            <w:noWrap/>
            <w:hideMark/>
          </w:tcPr>
          <w:p w14:paraId="5CB7CAB2" w14:textId="77777777" w:rsidR="00EB1690" w:rsidRPr="00EB1690" w:rsidRDefault="00EB1690" w:rsidP="00EB1690">
            <w:r w:rsidRPr="00EB1690">
              <w:t>59</w:t>
            </w:r>
          </w:p>
        </w:tc>
        <w:tc>
          <w:tcPr>
            <w:tcW w:w="3478" w:type="dxa"/>
            <w:noWrap/>
            <w:hideMark/>
          </w:tcPr>
          <w:p w14:paraId="11E8044E" w14:textId="5171C81D" w:rsidR="00EB1690" w:rsidRPr="00EB1690" w:rsidRDefault="00F508B8">
            <w:r>
              <w:t xml:space="preserve">Guardian: </w:t>
            </w:r>
            <w:r w:rsidR="00EB1690" w:rsidRPr="00EB1690">
              <w:t>Mother</w:t>
            </w:r>
          </w:p>
        </w:tc>
      </w:tr>
      <w:tr w:rsidR="00EB1690" w:rsidRPr="00EB1690" w14:paraId="10ED24EA" w14:textId="77777777" w:rsidTr="02676EF7">
        <w:trPr>
          <w:trHeight w:val="286"/>
        </w:trPr>
        <w:tc>
          <w:tcPr>
            <w:tcW w:w="675" w:type="dxa"/>
            <w:shd w:val="clear" w:color="auto" w:fill="F2F2F2" w:themeFill="background1" w:themeFillShade="F2"/>
            <w:noWrap/>
            <w:hideMark/>
          </w:tcPr>
          <w:p w14:paraId="68DBCC98" w14:textId="77777777" w:rsidR="00EB1690" w:rsidRPr="00EB1690" w:rsidRDefault="00EB1690" w:rsidP="00EB1690">
            <w:r w:rsidRPr="00EB1690">
              <w:t>60</w:t>
            </w:r>
          </w:p>
        </w:tc>
        <w:tc>
          <w:tcPr>
            <w:tcW w:w="3478" w:type="dxa"/>
            <w:noWrap/>
            <w:hideMark/>
          </w:tcPr>
          <w:p w14:paraId="5344C958" w14:textId="469C1977" w:rsidR="00EB1690" w:rsidRPr="00EB1690" w:rsidRDefault="00F508B8">
            <w:r>
              <w:t xml:space="preserve">Guardian: </w:t>
            </w:r>
            <w:r w:rsidR="00EB1690" w:rsidRPr="00EB1690">
              <w:t>Other</w:t>
            </w:r>
          </w:p>
        </w:tc>
      </w:tr>
      <w:tr w:rsidR="00EB1690" w:rsidRPr="00EB1690" w14:paraId="13EDA976" w14:textId="77777777" w:rsidTr="02676EF7">
        <w:trPr>
          <w:trHeight w:val="286"/>
        </w:trPr>
        <w:tc>
          <w:tcPr>
            <w:tcW w:w="675" w:type="dxa"/>
            <w:shd w:val="clear" w:color="auto" w:fill="F2F2F2" w:themeFill="background1" w:themeFillShade="F2"/>
            <w:noWrap/>
            <w:hideMark/>
          </w:tcPr>
          <w:p w14:paraId="74ADE6B8" w14:textId="77777777" w:rsidR="00EB1690" w:rsidRPr="00EB1690" w:rsidRDefault="00EB1690" w:rsidP="00EB1690">
            <w:r w:rsidRPr="00EB1690">
              <w:t>61</w:t>
            </w:r>
          </w:p>
        </w:tc>
        <w:tc>
          <w:tcPr>
            <w:tcW w:w="3478" w:type="dxa"/>
            <w:noWrap/>
            <w:hideMark/>
          </w:tcPr>
          <w:p w14:paraId="4E790625" w14:textId="5B615F1F" w:rsidR="00EB1690" w:rsidRPr="00EB1690" w:rsidRDefault="00EB1690">
            <w:r w:rsidRPr="00EB1690">
              <w:t>Family</w:t>
            </w:r>
            <w:r w:rsidR="00F508B8">
              <w:t xml:space="preserve"> </w:t>
            </w:r>
            <w:r w:rsidRPr="00EB1690">
              <w:t>Relationship</w:t>
            </w:r>
            <w:r w:rsidR="00F508B8">
              <w:t xml:space="preserve"> </w:t>
            </w:r>
            <w:r w:rsidRPr="00EB1690">
              <w:t>Quality</w:t>
            </w:r>
          </w:p>
        </w:tc>
      </w:tr>
      <w:tr w:rsidR="00EB1690" w:rsidRPr="00EB1690" w14:paraId="69761806" w14:textId="77777777" w:rsidTr="02676EF7">
        <w:trPr>
          <w:trHeight w:val="286"/>
        </w:trPr>
        <w:tc>
          <w:tcPr>
            <w:tcW w:w="675" w:type="dxa"/>
            <w:shd w:val="clear" w:color="auto" w:fill="F2F2F2" w:themeFill="background1" w:themeFillShade="F2"/>
            <w:noWrap/>
            <w:hideMark/>
          </w:tcPr>
          <w:p w14:paraId="1F8ADC8D" w14:textId="77777777" w:rsidR="00EB1690" w:rsidRPr="00EB1690" w:rsidRDefault="00EB1690" w:rsidP="00EB1690">
            <w:r w:rsidRPr="00EB1690">
              <w:t>62</w:t>
            </w:r>
          </w:p>
        </w:tc>
        <w:tc>
          <w:tcPr>
            <w:tcW w:w="3478" w:type="dxa"/>
            <w:noWrap/>
            <w:hideMark/>
          </w:tcPr>
          <w:p w14:paraId="2D3BC80B" w14:textId="418B07CC" w:rsidR="00EB1690" w:rsidRPr="00EB1690" w:rsidRDefault="00EB1690">
            <w:r w:rsidRPr="00EB1690">
              <w:t>Free</w:t>
            </w:r>
            <w:r w:rsidR="00F508B8">
              <w:t xml:space="preserve"> </w:t>
            </w:r>
            <w:r w:rsidRPr="00EB1690">
              <w:t>time</w:t>
            </w:r>
          </w:p>
        </w:tc>
      </w:tr>
      <w:tr w:rsidR="00EB1690" w:rsidRPr="00EB1690" w14:paraId="5A171825" w14:textId="77777777" w:rsidTr="02676EF7">
        <w:trPr>
          <w:trHeight w:val="286"/>
        </w:trPr>
        <w:tc>
          <w:tcPr>
            <w:tcW w:w="675" w:type="dxa"/>
            <w:shd w:val="clear" w:color="auto" w:fill="F2F2F2" w:themeFill="background1" w:themeFillShade="F2"/>
            <w:noWrap/>
            <w:hideMark/>
          </w:tcPr>
          <w:p w14:paraId="728489B3" w14:textId="77777777" w:rsidR="00EB1690" w:rsidRPr="00EB1690" w:rsidRDefault="00EB1690" w:rsidP="00EB1690">
            <w:r w:rsidRPr="00EB1690">
              <w:t>63</w:t>
            </w:r>
          </w:p>
        </w:tc>
        <w:tc>
          <w:tcPr>
            <w:tcW w:w="3478" w:type="dxa"/>
            <w:noWrap/>
            <w:hideMark/>
          </w:tcPr>
          <w:p w14:paraId="61A38AF7" w14:textId="0DB6E74B" w:rsidR="00EB1690" w:rsidRPr="00EB1690" w:rsidRDefault="00EB1690">
            <w:r w:rsidRPr="00EB1690">
              <w:t>Go</w:t>
            </w:r>
            <w:r w:rsidR="00F508B8">
              <w:t xml:space="preserve"> </w:t>
            </w:r>
            <w:r w:rsidRPr="00EB1690">
              <w:t>out</w:t>
            </w:r>
          </w:p>
        </w:tc>
      </w:tr>
      <w:tr w:rsidR="00EB1690" w:rsidRPr="00EB1690" w14:paraId="47670BF5" w14:textId="77777777" w:rsidTr="02676EF7">
        <w:trPr>
          <w:trHeight w:val="286"/>
        </w:trPr>
        <w:tc>
          <w:tcPr>
            <w:tcW w:w="675" w:type="dxa"/>
            <w:shd w:val="clear" w:color="auto" w:fill="F2F2F2" w:themeFill="background1" w:themeFillShade="F2"/>
            <w:noWrap/>
            <w:hideMark/>
          </w:tcPr>
          <w:p w14:paraId="43062B4B" w14:textId="77777777" w:rsidR="00EB1690" w:rsidRPr="00EB1690" w:rsidRDefault="00EB1690" w:rsidP="00EB1690">
            <w:r w:rsidRPr="00EB1690">
              <w:t>64</w:t>
            </w:r>
          </w:p>
        </w:tc>
        <w:tc>
          <w:tcPr>
            <w:tcW w:w="3478" w:type="dxa"/>
            <w:noWrap/>
            <w:hideMark/>
          </w:tcPr>
          <w:p w14:paraId="5EB7ACA5" w14:textId="259E6585" w:rsidR="00EB1690" w:rsidRPr="00EB1690" w:rsidRDefault="00EB1690">
            <w:r w:rsidRPr="00EB1690">
              <w:t>Weekday</w:t>
            </w:r>
            <w:r w:rsidR="00F508B8">
              <w:t xml:space="preserve"> </w:t>
            </w:r>
            <w:r w:rsidRPr="00EB1690">
              <w:t>Alcohol</w:t>
            </w:r>
            <w:r w:rsidR="00F508B8">
              <w:t xml:space="preserve"> </w:t>
            </w:r>
            <w:r w:rsidRPr="00EB1690">
              <w:t>Consumption</w:t>
            </w:r>
          </w:p>
        </w:tc>
      </w:tr>
      <w:tr w:rsidR="00EB1690" w:rsidRPr="00EB1690" w14:paraId="7928D02A" w14:textId="77777777" w:rsidTr="02676EF7">
        <w:trPr>
          <w:trHeight w:val="286"/>
        </w:trPr>
        <w:tc>
          <w:tcPr>
            <w:tcW w:w="675" w:type="dxa"/>
            <w:shd w:val="clear" w:color="auto" w:fill="F2F2F2" w:themeFill="background1" w:themeFillShade="F2"/>
            <w:noWrap/>
            <w:hideMark/>
          </w:tcPr>
          <w:p w14:paraId="5742A3EC" w14:textId="77777777" w:rsidR="00EB1690" w:rsidRPr="00EB1690" w:rsidRDefault="00EB1690" w:rsidP="00EB1690">
            <w:r w:rsidRPr="00EB1690">
              <w:t>65</w:t>
            </w:r>
          </w:p>
        </w:tc>
        <w:tc>
          <w:tcPr>
            <w:tcW w:w="3478" w:type="dxa"/>
            <w:noWrap/>
            <w:hideMark/>
          </w:tcPr>
          <w:p w14:paraId="3297807B" w14:textId="5DC66886" w:rsidR="00EB1690" w:rsidRPr="00EB1690" w:rsidRDefault="00EB1690">
            <w:proofErr w:type="gramStart"/>
            <w:r w:rsidRPr="00EB1690">
              <w:t>Weekend</w:t>
            </w:r>
            <w:r w:rsidR="00F508B8">
              <w:t xml:space="preserve">  </w:t>
            </w:r>
            <w:r w:rsidRPr="00EB1690">
              <w:t>Alcohol</w:t>
            </w:r>
            <w:proofErr w:type="gramEnd"/>
            <w:r w:rsidR="00F508B8">
              <w:t xml:space="preserve"> </w:t>
            </w:r>
            <w:r w:rsidRPr="00EB1690">
              <w:t>Consumption</w:t>
            </w:r>
          </w:p>
        </w:tc>
      </w:tr>
      <w:tr w:rsidR="00EB1690" w:rsidRPr="00EB1690" w14:paraId="6F7BCAE6" w14:textId="77777777" w:rsidTr="02676EF7">
        <w:trPr>
          <w:trHeight w:val="286"/>
        </w:trPr>
        <w:tc>
          <w:tcPr>
            <w:tcW w:w="675" w:type="dxa"/>
            <w:shd w:val="clear" w:color="auto" w:fill="F2F2F2" w:themeFill="background1" w:themeFillShade="F2"/>
            <w:noWrap/>
            <w:hideMark/>
          </w:tcPr>
          <w:p w14:paraId="2DC6C129" w14:textId="77777777" w:rsidR="00EB1690" w:rsidRPr="00EB1690" w:rsidRDefault="00EB1690" w:rsidP="00EB1690">
            <w:r w:rsidRPr="00EB1690">
              <w:t>66</w:t>
            </w:r>
          </w:p>
        </w:tc>
        <w:tc>
          <w:tcPr>
            <w:tcW w:w="3478" w:type="dxa"/>
            <w:noWrap/>
            <w:hideMark/>
          </w:tcPr>
          <w:p w14:paraId="3CED1CEF" w14:textId="77777777" w:rsidR="00EB1690" w:rsidRPr="00EB1690" w:rsidRDefault="00EB1690">
            <w:r w:rsidRPr="00EB1690">
              <w:t>Health</w:t>
            </w:r>
          </w:p>
        </w:tc>
      </w:tr>
      <w:tr w:rsidR="00EB1690" w:rsidRPr="00EB1690" w14:paraId="23A0ED09" w14:textId="77777777" w:rsidTr="02676EF7">
        <w:trPr>
          <w:trHeight w:val="286"/>
        </w:trPr>
        <w:tc>
          <w:tcPr>
            <w:tcW w:w="675" w:type="dxa"/>
            <w:shd w:val="clear" w:color="auto" w:fill="F2F2F2" w:themeFill="background1" w:themeFillShade="F2"/>
            <w:noWrap/>
            <w:hideMark/>
          </w:tcPr>
          <w:p w14:paraId="7B23BDBB" w14:textId="77777777" w:rsidR="00EB1690" w:rsidRPr="00EB1690" w:rsidRDefault="00EB1690" w:rsidP="00EB1690">
            <w:r w:rsidRPr="00EB1690">
              <w:t>67</w:t>
            </w:r>
          </w:p>
        </w:tc>
        <w:tc>
          <w:tcPr>
            <w:tcW w:w="3478" w:type="dxa"/>
            <w:noWrap/>
            <w:hideMark/>
          </w:tcPr>
          <w:p w14:paraId="2532A998" w14:textId="77777777" w:rsidR="00EB1690" w:rsidRPr="00EB1690" w:rsidRDefault="00EB1690">
            <w:r w:rsidRPr="00EB1690">
              <w:t>Absences</w:t>
            </w:r>
          </w:p>
        </w:tc>
      </w:tr>
    </w:tbl>
    <w:p w14:paraId="63DDC533" w14:textId="77777777" w:rsidR="00EB1690" w:rsidRDefault="00EB1690" w:rsidP="00F227D1">
      <w:pPr>
        <w:sectPr w:rsidR="00EB1690" w:rsidSect="00EB1690">
          <w:type w:val="continuous"/>
          <w:pgSz w:w="12240" w:h="15840"/>
          <w:pgMar w:top="1440" w:right="1440" w:bottom="1440" w:left="1440" w:header="720" w:footer="720" w:gutter="0"/>
          <w:cols w:num="2" w:space="720"/>
          <w:docGrid w:linePitch="360"/>
        </w:sectPr>
      </w:pPr>
    </w:p>
    <w:p w14:paraId="6085B326" w14:textId="241C11A6" w:rsidR="00D8646A" w:rsidRDefault="00D8646A" w:rsidP="00F227D1"/>
    <w:p w14:paraId="36818D93" w14:textId="737AE91F" w:rsidR="00457C9E" w:rsidRDefault="00457C9E" w:rsidP="00F227D1"/>
    <w:p w14:paraId="492BA70D" w14:textId="77777777" w:rsidR="00F525A5" w:rsidRDefault="00457C9E">
      <w:pPr>
        <w:rPr>
          <w:ins w:id="2037" w:author="Solimine, Jaclyn V [2]" w:date="2018-04-23T13:27:00Z"/>
        </w:rPr>
      </w:pPr>
      <w:ins w:id="2038" w:author="Solimine, Jaclyn V [2]" w:date="2018-04-23T13:27:00Z">
        <w:r>
          <w:br w:type="page"/>
        </w:r>
      </w:ins>
    </w:p>
    <w:p w14:paraId="4D4E2EBD" w14:textId="0C40CD40" w:rsidR="00457C9E" w:rsidRPr="00584300" w:rsidRDefault="00F525A5">
      <w:pPr>
        <w:rPr>
          <w:b/>
          <w:rPrChange w:id="2039" w:author="Solimine, Jaclyn V" w:date="2018-04-29T15:16:00Z">
            <w:rPr/>
          </w:rPrChange>
        </w:rPr>
      </w:pPr>
      <w:r w:rsidRPr="00584300">
        <w:rPr>
          <w:b/>
          <w:noProof/>
          <w:rPrChange w:id="2040" w:author="Solimine, Jaclyn V" w:date="2018-04-29T15:16:00Z">
            <w:rPr>
              <w:noProof/>
            </w:rPr>
          </w:rPrChange>
        </w:rPr>
        <w:lastRenderedPageBreak/>
        <mc:AlternateContent>
          <mc:Choice Requires="wpg">
            <w:drawing>
              <wp:anchor distT="0" distB="0" distL="114300" distR="114300" simplePos="0" relativeHeight="251654149" behindDoc="0" locked="0" layoutInCell="1" allowOverlap="1" wp14:anchorId="2D0EB87D" wp14:editId="7B176336">
                <wp:simplePos x="0" y="0"/>
                <wp:positionH relativeFrom="column">
                  <wp:posOffset>2569029</wp:posOffset>
                </wp:positionH>
                <wp:positionV relativeFrom="paragraph">
                  <wp:posOffset>304800</wp:posOffset>
                </wp:positionV>
                <wp:extent cx="3450590" cy="3528423"/>
                <wp:effectExtent l="0" t="0" r="0" b="0"/>
                <wp:wrapNone/>
                <wp:docPr id="40" name="Group 40"/>
                <wp:cNvGraphicFramePr/>
                <a:graphic xmlns:a="http://schemas.openxmlformats.org/drawingml/2006/main">
                  <a:graphicData uri="http://schemas.microsoft.com/office/word/2010/wordprocessingGroup">
                    <wpg:wgp>
                      <wpg:cNvGrpSpPr/>
                      <wpg:grpSpPr>
                        <a:xfrm>
                          <a:off x="0" y="0"/>
                          <a:ext cx="3450590" cy="3528423"/>
                          <a:chOff x="0" y="0"/>
                          <a:chExt cx="3450590" cy="3528423"/>
                        </a:xfrm>
                      </wpg:grpSpPr>
                      <pic:pic xmlns:pic="http://schemas.openxmlformats.org/drawingml/2006/picture">
                        <pic:nvPicPr>
                          <pic:cNvPr id="26" name="Picture 26"/>
                          <pic:cNvPicPr>
                            <a:picLocks noChangeAspect="1"/>
                          </pic:cNvPicPr>
                        </pic:nvPicPr>
                        <pic:blipFill rotWithShape="1">
                          <a:blip r:embed="rId56"/>
                          <a:srcRect l="21062" r="20874"/>
                          <a:stretch/>
                        </pic:blipFill>
                        <pic:spPr bwMode="auto">
                          <a:xfrm>
                            <a:off x="0" y="43543"/>
                            <a:ext cx="3450590" cy="3484880"/>
                          </a:xfrm>
                          <a:prstGeom prst="rect">
                            <a:avLst/>
                          </a:prstGeom>
                          <a:ln>
                            <a:noFill/>
                          </a:ln>
                          <a:extLst>
                            <a:ext uri="{53640926-AAD7-44D8-BBD7-CCE9431645EC}">
                              <a14:shadowObscured xmlns:a14="http://schemas.microsoft.com/office/drawing/2010/main"/>
                            </a:ext>
                          </a:extLst>
                        </pic:spPr>
                      </pic:pic>
                      <wps:wsp>
                        <wps:cNvPr id="27" name="Text Box 2"/>
                        <wps:cNvSpPr txBox="1">
                          <a:spLocks noChangeArrowheads="1"/>
                        </wps:cNvSpPr>
                        <wps:spPr bwMode="auto">
                          <a:xfrm>
                            <a:off x="664028" y="0"/>
                            <a:ext cx="2354580" cy="275576"/>
                          </a:xfrm>
                          <a:prstGeom prst="rect">
                            <a:avLst/>
                          </a:prstGeom>
                          <a:solidFill>
                            <a:schemeClr val="bg1"/>
                          </a:solidFill>
                          <a:ln w="9525">
                            <a:solidFill>
                              <a:schemeClr val="bg1"/>
                            </a:solidFill>
                            <a:miter lim="800000"/>
                            <a:headEnd/>
                            <a:tailEnd/>
                          </a:ln>
                        </wps:spPr>
                        <wps:txbx>
                          <w:txbxContent>
                            <w:p w14:paraId="21300E79" w14:textId="3A04D8AB" w:rsidR="00124ED1" w:rsidRPr="00F525A5" w:rsidRDefault="00124ED1">
                              <w:pPr>
                                <w:jc w:val="center"/>
                                <w:rPr>
                                  <w:b/>
                                  <w:rPrChange w:id="2041" w:author="Solimine, Jaclyn V [2]" w:date="2018-04-23T13:29:00Z">
                                    <w:rPr/>
                                  </w:rPrChange>
                                </w:rPr>
                                <w:pPrChange w:id="2042" w:author="Solimine, Jaclyn V [2]" w:date="2018-04-23T13:29:00Z">
                                  <w:pPr/>
                                </w:pPrChange>
                              </w:pPr>
                              <w:ins w:id="2043" w:author="Solimine, Jaclyn V [2]" w:date="2018-04-23T13:29:00Z">
                                <w:r>
                                  <w:rPr>
                                    <w:b/>
                                  </w:rPr>
                                  <w:t>Case 2</w:t>
                                </w:r>
                                <w:r w:rsidRPr="00F525A5">
                                  <w:rPr>
                                    <w:b/>
                                    <w:rPrChange w:id="2044" w:author="Solimine, Jaclyn V [2]" w:date="2018-04-23T13:29:00Z">
                                      <w:rPr/>
                                    </w:rPrChange>
                                  </w:rPr>
                                  <w:t xml:space="preserve"> Confusion Ma</w:t>
                                </w:r>
                                <w:r>
                                  <w:rPr>
                                    <w:b/>
                                  </w:rPr>
                                  <w:t>t</w:t>
                                </w:r>
                                <w:r w:rsidRPr="00F525A5">
                                  <w:rPr>
                                    <w:b/>
                                    <w:rPrChange w:id="2045" w:author="Solimine, Jaclyn V [2]" w:date="2018-04-23T13:29:00Z">
                                      <w:rPr/>
                                    </w:rPrChange>
                                  </w:rPr>
                                  <w:t>rix</w:t>
                                </w:r>
                              </w:ins>
                            </w:p>
                          </w:txbxContent>
                        </wps:txbx>
                        <wps:bodyPr rot="0" vert="horz" wrap="square" lIns="91440" tIns="45720" rIns="91440" bIns="45720" anchor="t" anchorCtr="0">
                          <a:spAutoFit/>
                        </wps:bodyPr>
                      </wps:wsp>
                    </wpg:wgp>
                  </a:graphicData>
                </a:graphic>
              </wp:anchor>
            </w:drawing>
          </mc:Choice>
          <mc:Fallback xmlns:mv="urn:schemas-microsoft-com:mac:vml" xmlns:mo="http://schemas.microsoft.com/office/mac/office/2008/main">
            <w:pict>
              <v:group w14:anchorId="2D0EB87D" id="Group 40" o:spid="_x0000_s1060" style="position:absolute;margin-left:202.3pt;margin-top:24pt;width:271.7pt;height:277.85pt;z-index:251654149" coordsize="3450590,352842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">
                <v:shape id="Picture 26" o:spid="_x0000_s1061" type="#_x0000_t75" style="position:absolute;top:43543;width:3450590;height:34848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W7&#10;Qr3GAAAA2wAAAA8AAABkcnMvZG93bnJldi54bWxEj0tvwjAQhO+V+h+srdQLAqdQHgoYVBVa9YZ4&#10;XHJbxUscEa/T2A2hvx4jVepxNDPfaBarzlaipcaXjhW8DBIQxLnTJRcKjoeP/gyED8gaK8ek4Eoe&#10;VsvHhwWm2l14R+0+FCJC2KeowIRQp1L63JBFP3A1cfROrrEYomwKqRu8RLit5DBJJtJiyXHBYE3v&#10;hvLz/scqeN3UvfLbrKe/yeco623HGY3bTKnnp+5tDiJQF/7Df+0vrWA4gfuX+APk8gY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tbtCvcYAAADbAAAADwAAAAAAAAAAAAAAAACc&#10;AgAAZHJzL2Rvd25yZXYueG1sUEsFBgAAAAAEAAQA9wAAAI8DAAAAAA==&#10;">
                  <v:imagedata r:id="rId57" o:title="" cropleft="13803f" cropright="13680f"/>
                  <v:path arrowok="t"/>
                </v:shape>
                <v:shape id="_x0000_s1062" type="#_x0000_t202" style="position:absolute;left:664028;width:2354580;height:27557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TTWMxAAA&#10;ANsAAAAPAAAAZHJzL2Rvd25yZXYueG1sRI9BawIxFITvBf9DeAVvNdtVbFmNIoLSQ3tQ24O3x+a5&#10;G9y8rEnU9d+bguBxmJlvmOm8s424kA/GsYL3QQaCuHTacKXgd7d6+wQRIrLGxjEpuFGA+az3MsVC&#10;uytv6LKNlUgQDgUqqGNsCylDWZPFMHAtcfIOzluMSfpKao/XBLeNzLNsLC0aTgs1trSsqTxuz1bB&#10;Ymja8Wmfr0/Z3+F75K35We1vSvVfu8UERKQuPsOP9pdWkH/A/5f0A+Ts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Xk01jMQAAADbAAAADwAAAAAAAAAAAAAAAACXAgAAZHJzL2Rv&#10;d25yZXYueG1sUEsFBgAAAAAEAAQA9QAAAIgDAAAAAA==&#10;" fillcolor="white [3212]" strokecolor="white [3212]">
                  <v:textbox style="mso-fit-shape-to-text:t">
                    <w:txbxContent>
                      <w:p w14:paraId="21300E79" w14:textId="3A04D8AB" w:rsidR="00124ED1" w:rsidRPr="00F525A5" w:rsidRDefault="00124ED1">
                        <w:pPr>
                          <w:jc w:val="center"/>
                          <w:rPr>
                            <w:b/>
                            <w:rPrChange w:id="2166" w:author="Solimine, Jaclyn V [2]" w:date="2018-04-23T13:29:00Z">
                              <w:rPr/>
                            </w:rPrChange>
                          </w:rPr>
                          <w:pPrChange w:id="2167" w:author="Solimine, Jaclyn V [2]" w:date="2018-04-23T13:29:00Z">
                            <w:pPr/>
                          </w:pPrChange>
                        </w:pPr>
                        <w:ins w:id="2168" w:author="Solimine, Jaclyn V [2]" w:date="2018-04-23T13:29:00Z">
                          <w:r>
                            <w:rPr>
                              <w:b/>
                            </w:rPr>
                            <w:t>Case 2</w:t>
                          </w:r>
                          <w:r w:rsidRPr="00F525A5">
                            <w:rPr>
                              <w:b/>
                              <w:rPrChange w:id="2169" w:author="Solimine, Jaclyn V [2]" w:date="2018-04-23T13:29:00Z">
                                <w:rPr/>
                              </w:rPrChange>
                            </w:rPr>
                            <w:t xml:space="preserve"> Confusion Ma</w:t>
                          </w:r>
                          <w:r>
                            <w:rPr>
                              <w:b/>
                            </w:rPr>
                            <w:t>t</w:t>
                          </w:r>
                          <w:r w:rsidRPr="00F525A5">
                            <w:rPr>
                              <w:b/>
                              <w:rPrChange w:id="2170" w:author="Solimine, Jaclyn V [2]" w:date="2018-04-23T13:29:00Z">
                                <w:rPr/>
                              </w:rPrChange>
                            </w:rPr>
                            <w:t>rix</w:t>
                          </w:r>
                        </w:ins>
                      </w:p>
                    </w:txbxContent>
                  </v:textbox>
                </v:shape>
              </v:group>
            </w:pict>
          </mc:Fallback>
        </mc:AlternateContent>
      </w:r>
      <w:r w:rsidRPr="00584300">
        <w:rPr>
          <w:b/>
          <w:noProof/>
          <w:rPrChange w:id="2046" w:author="Solimine, Jaclyn V" w:date="2018-04-29T15:16:00Z">
            <w:rPr>
              <w:noProof/>
            </w:rPr>
          </w:rPrChange>
        </w:rPr>
        <mc:AlternateContent>
          <mc:Choice Requires="wpg">
            <w:drawing>
              <wp:anchor distT="0" distB="0" distL="114300" distR="114300" simplePos="0" relativeHeight="251654150" behindDoc="0" locked="0" layoutInCell="1" allowOverlap="1" wp14:anchorId="14117150" wp14:editId="4B460A66">
                <wp:simplePos x="0" y="0"/>
                <wp:positionH relativeFrom="column">
                  <wp:posOffset>-665027</wp:posOffset>
                </wp:positionH>
                <wp:positionV relativeFrom="paragraph">
                  <wp:posOffset>4310017</wp:posOffset>
                </wp:positionV>
                <wp:extent cx="3287395" cy="3582852"/>
                <wp:effectExtent l="0" t="0" r="8255" b="0"/>
                <wp:wrapNone/>
                <wp:docPr id="39" name="Group 39"/>
                <wp:cNvGraphicFramePr/>
                <a:graphic xmlns:a="http://schemas.openxmlformats.org/drawingml/2006/main">
                  <a:graphicData uri="http://schemas.microsoft.com/office/word/2010/wordprocessingGroup">
                    <wpg:wgp>
                      <wpg:cNvGrpSpPr/>
                      <wpg:grpSpPr>
                        <a:xfrm>
                          <a:off x="0" y="0"/>
                          <a:ext cx="3287395" cy="3582852"/>
                          <a:chOff x="0" y="0"/>
                          <a:chExt cx="3287395" cy="3582852"/>
                        </a:xfrm>
                      </wpg:grpSpPr>
                      <pic:pic xmlns:pic="http://schemas.openxmlformats.org/drawingml/2006/picture">
                        <pic:nvPicPr>
                          <pic:cNvPr id="28" name="Picture 28"/>
                          <pic:cNvPicPr>
                            <a:picLocks noChangeAspect="1"/>
                          </pic:cNvPicPr>
                        </pic:nvPicPr>
                        <pic:blipFill rotWithShape="1">
                          <a:blip r:embed="rId58"/>
                          <a:srcRect l="21795" r="22894"/>
                          <a:stretch/>
                        </pic:blipFill>
                        <pic:spPr bwMode="auto">
                          <a:xfrm>
                            <a:off x="0" y="97972"/>
                            <a:ext cx="3287395" cy="3484880"/>
                          </a:xfrm>
                          <a:prstGeom prst="rect">
                            <a:avLst/>
                          </a:prstGeom>
                          <a:ln>
                            <a:noFill/>
                          </a:ln>
                          <a:extLst>
                            <a:ext uri="{53640926-AAD7-44D8-BBD7-CCE9431645EC}">
                              <a14:shadowObscured xmlns:a14="http://schemas.microsoft.com/office/drawing/2010/main"/>
                            </a:ext>
                          </a:extLst>
                        </pic:spPr>
                      </pic:pic>
                      <wps:wsp>
                        <wps:cNvPr id="38" name="Text Box 2"/>
                        <wps:cNvSpPr txBox="1">
                          <a:spLocks noChangeArrowheads="1"/>
                        </wps:cNvSpPr>
                        <wps:spPr bwMode="auto">
                          <a:xfrm>
                            <a:off x="696685" y="0"/>
                            <a:ext cx="2354580" cy="326374"/>
                          </a:xfrm>
                          <a:prstGeom prst="rect">
                            <a:avLst/>
                          </a:prstGeom>
                          <a:solidFill>
                            <a:srgbClr val="FFFFFF"/>
                          </a:solidFill>
                          <a:ln w="9525">
                            <a:solidFill>
                              <a:schemeClr val="bg1"/>
                            </a:solidFill>
                            <a:miter lim="800000"/>
                            <a:headEnd/>
                            <a:tailEnd/>
                          </a:ln>
                        </wps:spPr>
                        <wps:txbx>
                          <w:txbxContent>
                            <w:p w14:paraId="775F2CC9" w14:textId="4C2D3E5C" w:rsidR="00124ED1" w:rsidRPr="00585E25" w:rsidRDefault="00124ED1" w:rsidP="00F525A5">
                              <w:pPr>
                                <w:jc w:val="center"/>
                                <w:rPr>
                                  <w:ins w:id="2047" w:author="Solimine, Jaclyn V [2]" w:date="2018-04-23T13:30:00Z"/>
                                  <w:b/>
                                </w:rPr>
                              </w:pPr>
                              <w:ins w:id="2048" w:author="Solimine, Jaclyn V [2]" w:date="2018-04-23T13:30:00Z">
                                <w:r>
                                  <w:rPr>
                                    <w:b/>
                                  </w:rPr>
                                  <w:t>Case 3</w:t>
                                </w:r>
                                <w:r w:rsidRPr="00585E25">
                                  <w:rPr>
                                    <w:b/>
                                  </w:rPr>
                                  <w:t xml:space="preserve"> Confusion Ma</w:t>
                                </w:r>
                                <w:r>
                                  <w:rPr>
                                    <w:b/>
                                  </w:rPr>
                                  <w:t>t</w:t>
                                </w:r>
                                <w:r w:rsidRPr="00585E25">
                                  <w:rPr>
                                    <w:b/>
                                  </w:rPr>
                                  <w:t>rix</w:t>
                                </w:r>
                              </w:ins>
                            </w:p>
                            <w:p w14:paraId="1946209F" w14:textId="77777777" w:rsidR="00124ED1" w:rsidRDefault="00124ED1" w:rsidP="00F525A5"/>
                          </w:txbxContent>
                        </wps:txbx>
                        <wps:bodyPr rot="0" vert="horz" wrap="square" lIns="91440" tIns="45720" rIns="91440" bIns="45720" anchor="t" anchorCtr="0">
                          <a:noAutofit/>
                        </wps:bodyPr>
                      </wps:wsp>
                    </wpg:wgp>
                  </a:graphicData>
                </a:graphic>
              </wp:anchor>
            </w:drawing>
          </mc:Choice>
          <mc:Fallback xmlns:mv="urn:schemas-microsoft-com:mac:vml" xmlns:mo="http://schemas.microsoft.com/office/mac/office/2008/main">
            <w:pict>
              <v:group w14:anchorId="14117150" id="Group 39" o:spid="_x0000_s1063" style="position:absolute;margin-left:-52.35pt;margin-top:339.35pt;width:258.85pt;height:282.1pt;z-index:251654150" coordsize="3287395,358285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">
                <v:shape id="Picture 28" o:spid="_x0000_s1064" type="#_x0000_t75" style="position:absolute;top:97972;width:3287395;height:34848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Tl&#10;Q5LCAAAA2wAAAA8AAABkcnMvZG93bnJldi54bWxET89rwjAUvg/2P4Q38DZTyyjSGWUIg5066nRl&#10;t0fzbIrNS9dktfrXm8PA48f3e7WZbCdGGnzrWMFinoAgrp1uuVGw/3p/XoLwAVlj55gUXMjDZv34&#10;sMJcuzOXNO5CI2II+xwVmBD6XEpfG7Lo564njtzRDRZDhEMj9YDnGG47mSZJJi22HBsM9rQ1VJ92&#10;f1ZBaccXPh2r7NP82mo8fBfX/U+h1OxpensFEWgKd/G/+0MrSOPY+CX+ALm+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k5UOSwgAAANsAAAAPAAAAAAAAAAAAAAAAAJwCAABk&#10;cnMvZG93bnJldi54bWxQSwUGAAAAAAQABAD3AAAAiwMAAAAA&#10;">
                  <v:imagedata r:id="rId59" o:title="" cropleft="14284f" cropright="15004f"/>
                  <v:path arrowok="t"/>
                </v:shape>
                <v:shape id="_x0000_s1065" type="#_x0000_t202" style="position:absolute;left:696685;width:2354580;height:3263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zvzxwgAA&#10;ANsAAAAPAAAAZHJzL2Rvd25yZXYueG1sRE9Na8JAEL0L/odlCr3ppraITbMJojT0ImJabI/T7DQJ&#10;ZmdDdqvRX+8eBI+P951kg2nFkXrXWFbwNI1AEJdWN1wp+Pp8nyxAOI+ssbVMCs7kIEvHowRjbU+8&#10;o2PhKxFC2MWooPa+i6V0ZU0G3dR2xIH7s71BH2BfSd3jKYSbVs6iaC4NNhwaauxoVVN5KP6NAldG&#10;8/32pdh//8qcLq9ar3/yjVKPD8PyDYSnwd/FN/eHVvAcxoYv4QfI9Ao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XO/PHCAAAA2wAAAA8AAAAAAAAAAAAAAAAAlwIAAGRycy9kb3du&#10;cmV2LnhtbFBLBQYAAAAABAAEAPUAAACGAwAAAAA=&#10;" strokecolor="white [3212]">
                  <v:textbox>
                    <w:txbxContent>
                      <w:p w14:paraId="775F2CC9" w14:textId="4C2D3E5C" w:rsidR="00124ED1" w:rsidRPr="00585E25" w:rsidRDefault="00124ED1" w:rsidP="00F525A5">
                        <w:pPr>
                          <w:jc w:val="center"/>
                          <w:rPr>
                            <w:ins w:id="2174" w:author="Solimine, Jaclyn V [2]" w:date="2018-04-23T13:30:00Z"/>
                            <w:b/>
                          </w:rPr>
                        </w:pPr>
                        <w:ins w:id="2175" w:author="Solimine, Jaclyn V [2]" w:date="2018-04-23T13:30:00Z">
                          <w:r>
                            <w:rPr>
                              <w:b/>
                            </w:rPr>
                            <w:t>Case 3</w:t>
                          </w:r>
                          <w:r w:rsidRPr="00585E25">
                            <w:rPr>
                              <w:b/>
                            </w:rPr>
                            <w:t xml:space="preserve"> Confusion Ma</w:t>
                          </w:r>
                          <w:r>
                            <w:rPr>
                              <w:b/>
                            </w:rPr>
                            <w:t>t</w:t>
                          </w:r>
                          <w:r w:rsidRPr="00585E25">
                            <w:rPr>
                              <w:b/>
                            </w:rPr>
                            <w:t>rix</w:t>
                          </w:r>
                        </w:ins>
                      </w:p>
                      <w:p w14:paraId="1946209F" w14:textId="77777777" w:rsidR="00124ED1" w:rsidRDefault="00124ED1" w:rsidP="00F525A5"/>
                    </w:txbxContent>
                  </v:textbox>
                </v:shape>
              </v:group>
            </w:pict>
          </mc:Fallback>
        </mc:AlternateContent>
      </w:r>
      <w:r w:rsidRPr="00584300">
        <w:rPr>
          <w:b/>
          <w:noProof/>
          <w:rPrChange w:id="2049" w:author="Solimine, Jaclyn V" w:date="2018-04-29T15:16:00Z">
            <w:rPr>
              <w:noProof/>
            </w:rPr>
          </w:rPrChange>
        </w:rPr>
        <mc:AlternateContent>
          <mc:Choice Requires="wpg">
            <w:drawing>
              <wp:anchor distT="0" distB="0" distL="114300" distR="114300" simplePos="0" relativeHeight="251654147" behindDoc="0" locked="0" layoutInCell="1" allowOverlap="1" wp14:anchorId="67762230" wp14:editId="5909C797">
                <wp:simplePos x="0" y="0"/>
                <wp:positionH relativeFrom="column">
                  <wp:posOffset>2637245</wp:posOffset>
                </wp:positionH>
                <wp:positionV relativeFrom="paragraph">
                  <wp:posOffset>4310556</wp:posOffset>
                </wp:positionV>
                <wp:extent cx="3439160" cy="3582670"/>
                <wp:effectExtent l="0" t="0" r="8890" b="0"/>
                <wp:wrapNone/>
                <wp:docPr id="23" name="Group 23"/>
                <wp:cNvGraphicFramePr/>
                <a:graphic xmlns:a="http://schemas.openxmlformats.org/drawingml/2006/main">
                  <a:graphicData uri="http://schemas.microsoft.com/office/word/2010/wordprocessingGroup">
                    <wpg:wgp>
                      <wpg:cNvGrpSpPr/>
                      <wpg:grpSpPr>
                        <a:xfrm>
                          <a:off x="0" y="0"/>
                          <a:ext cx="3439160" cy="3582670"/>
                          <a:chOff x="0" y="0"/>
                          <a:chExt cx="3439160" cy="3582851"/>
                        </a:xfrm>
                      </wpg:grpSpPr>
                      <pic:pic xmlns:pic="http://schemas.openxmlformats.org/drawingml/2006/picture">
                        <pic:nvPicPr>
                          <pic:cNvPr id="20" name="Picture 20"/>
                          <pic:cNvPicPr>
                            <a:picLocks noChangeAspect="1"/>
                          </pic:cNvPicPr>
                        </pic:nvPicPr>
                        <pic:blipFill rotWithShape="1">
                          <a:blip r:embed="rId60"/>
                          <a:srcRect l="21248" r="20879"/>
                          <a:stretch/>
                        </pic:blipFill>
                        <pic:spPr bwMode="auto">
                          <a:xfrm>
                            <a:off x="0" y="97971"/>
                            <a:ext cx="3439160" cy="3484880"/>
                          </a:xfrm>
                          <a:prstGeom prst="rect">
                            <a:avLst/>
                          </a:prstGeom>
                          <a:ln>
                            <a:noFill/>
                          </a:ln>
                          <a:extLst>
                            <a:ext uri="{53640926-AAD7-44D8-BBD7-CCE9431645EC}">
                              <a14:shadowObscured xmlns:a14="http://schemas.microsoft.com/office/drawing/2010/main"/>
                            </a:ext>
                          </a:extLst>
                        </pic:spPr>
                      </pic:pic>
                      <wps:wsp>
                        <wps:cNvPr id="22" name="Text Box 2"/>
                        <wps:cNvSpPr txBox="1">
                          <a:spLocks noChangeArrowheads="1"/>
                        </wps:cNvSpPr>
                        <wps:spPr bwMode="auto">
                          <a:xfrm>
                            <a:off x="685800" y="0"/>
                            <a:ext cx="2354580" cy="326390"/>
                          </a:xfrm>
                          <a:prstGeom prst="rect">
                            <a:avLst/>
                          </a:prstGeom>
                          <a:solidFill>
                            <a:srgbClr val="FFFFFF"/>
                          </a:solidFill>
                          <a:ln w="9525">
                            <a:solidFill>
                              <a:schemeClr val="bg1"/>
                            </a:solidFill>
                            <a:miter lim="800000"/>
                            <a:headEnd/>
                            <a:tailEnd/>
                          </a:ln>
                        </wps:spPr>
                        <wps:txbx>
                          <w:txbxContent>
                            <w:p w14:paraId="0DDA20F2" w14:textId="449F2B35" w:rsidR="00124ED1" w:rsidRPr="00585E25" w:rsidRDefault="00124ED1" w:rsidP="00F525A5">
                              <w:pPr>
                                <w:jc w:val="center"/>
                                <w:rPr>
                                  <w:ins w:id="2050" w:author="Solimine, Jaclyn V [2]" w:date="2018-04-23T13:30:00Z"/>
                                  <w:b/>
                                </w:rPr>
                              </w:pPr>
                              <w:ins w:id="2051" w:author="Solimine, Jaclyn V [2]" w:date="2018-04-23T13:30:00Z">
                                <w:r>
                                  <w:rPr>
                                    <w:b/>
                                  </w:rPr>
                                  <w:t>Case 4</w:t>
                                </w:r>
                                <w:r w:rsidRPr="00585E25">
                                  <w:rPr>
                                    <w:b/>
                                  </w:rPr>
                                  <w:t xml:space="preserve"> Confusion Ma</w:t>
                                </w:r>
                                <w:r>
                                  <w:rPr>
                                    <w:b/>
                                  </w:rPr>
                                  <w:t>t</w:t>
                                </w:r>
                                <w:r w:rsidRPr="00585E25">
                                  <w:rPr>
                                    <w:b/>
                                  </w:rPr>
                                  <w:t>rix</w:t>
                                </w:r>
                              </w:ins>
                            </w:p>
                            <w:p w14:paraId="156B3281" w14:textId="17173515" w:rsidR="00124ED1" w:rsidRDefault="00124ED1"/>
                          </w:txbxContent>
                        </wps:txbx>
                        <wps:bodyPr rot="0" vert="horz" wrap="square" lIns="91440" tIns="45720" rIns="91440" bIns="45720" anchor="t" anchorCtr="0">
                          <a:noAutofit/>
                        </wps:bodyPr>
                      </wps:wsp>
                    </wpg:wgp>
                  </a:graphicData>
                </a:graphic>
              </wp:anchor>
            </w:drawing>
          </mc:Choice>
          <mc:Fallback xmlns:mv="urn:schemas-microsoft-com:mac:vml" xmlns:mo="http://schemas.microsoft.com/office/mac/office/2008/main">
            <w:pict>
              <v:group w14:anchorId="67762230" id="Group 23" o:spid="_x0000_s1066" style="position:absolute;margin-left:207.65pt;margin-top:339.4pt;width:270.8pt;height:282.1pt;z-index:251654147" coordsize="3439160,358285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">
                <v:shape id="Picture 20" o:spid="_x0000_s1067" type="#_x0000_t75" style="position:absolute;top:97971;width:3439160;height:34848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Ou&#10;BfnCAAAA2wAAAA8AAABkcnMvZG93bnJldi54bWxET89rwjAUvgv+D+EJu9l0DsR1pmUMhg5PUxnr&#10;7dE8227NS20yG/97cxh4/Ph+r4tgOnGhwbWWFTwmKQjiyuqWawXHw/t8BcJ5ZI2dZVJwJQdFPp2s&#10;MdN25E+67H0tYgi7DBU03veZlK5qyKBLbE8cuZMdDPoIh1rqAccYbjq5SNOlNNhybGiwp7eGqt/9&#10;n1EQTqvn8uv7XNJys/spP8bNIeyelHqYhdcXEJ6Cv4v/3VutYBHXxy/xB8j8B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TrgX5wgAAANsAAAAPAAAAAAAAAAAAAAAAAJwCAABk&#10;cnMvZG93bnJldi54bWxQSwUGAAAAAAQABAD3AAAAiwMAAAAA&#10;">
                  <v:imagedata r:id="rId61" o:title="" cropleft="13925f" cropright="13683f"/>
                  <v:path arrowok="t"/>
                </v:shape>
                <v:shape id="_x0000_s1068" type="#_x0000_t202" style="position:absolute;left:685800;width:2354580;height:3263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13GxQAA&#10;ANsAAAAPAAAAZHJzL2Rvd25yZXYueG1sRI9Ba8JAFITvgv9heUJvddNQpEY3obRUeililLTHZ/Y1&#10;Cc2+DdmtRn+9Kwgeh5n5hllmg2nFgXrXWFbwNI1AEJdWN1wp2G0/Hl9AOI+ssbVMCk7kIEvHoyUm&#10;2h55Q4fcVyJA2CWooPa+S6R0ZU0G3dR2xMH7tb1BH2RfSd3jMcBNK+MomkmDDYeFGjt6q6n8y/+N&#10;AldGs2L9nBffe7mi81zr95/Vl1IPk+F1AcLT4O/hW/tTK4hjuH4JP0Cm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H/XcbFAAAA2wAAAA8AAAAAAAAAAAAAAAAAlwIAAGRycy9k&#10;b3ducmV2LnhtbFBLBQYAAAAABAAEAPUAAACJAwAAAAA=&#10;" strokecolor="white [3212]">
                  <v:textbox>
                    <w:txbxContent>
                      <w:p w14:paraId="0DDA20F2" w14:textId="449F2B35" w:rsidR="00124ED1" w:rsidRPr="00585E25" w:rsidRDefault="00124ED1" w:rsidP="00F525A5">
                        <w:pPr>
                          <w:jc w:val="center"/>
                          <w:rPr>
                            <w:ins w:id="2179" w:author="Solimine, Jaclyn V [2]" w:date="2018-04-23T13:30:00Z"/>
                            <w:b/>
                          </w:rPr>
                        </w:pPr>
                        <w:ins w:id="2180" w:author="Solimine, Jaclyn V [2]" w:date="2018-04-23T13:30:00Z">
                          <w:r>
                            <w:rPr>
                              <w:b/>
                            </w:rPr>
                            <w:t>Case 4</w:t>
                          </w:r>
                          <w:r w:rsidRPr="00585E25">
                            <w:rPr>
                              <w:b/>
                            </w:rPr>
                            <w:t xml:space="preserve"> Confusion Ma</w:t>
                          </w:r>
                          <w:r>
                            <w:rPr>
                              <w:b/>
                            </w:rPr>
                            <w:t>t</w:t>
                          </w:r>
                          <w:r w:rsidRPr="00585E25">
                            <w:rPr>
                              <w:b/>
                            </w:rPr>
                            <w:t>rix</w:t>
                          </w:r>
                        </w:ins>
                      </w:p>
                      <w:p w14:paraId="156B3281" w14:textId="17173515" w:rsidR="00124ED1" w:rsidRDefault="00124ED1"/>
                    </w:txbxContent>
                  </v:textbox>
                </v:shape>
              </v:group>
            </w:pict>
          </mc:Fallback>
        </mc:AlternateContent>
      </w:r>
      <w:r w:rsidRPr="00584300">
        <w:rPr>
          <w:b/>
          <w:noProof/>
          <w:rPrChange w:id="2052" w:author="Solimine, Jaclyn V" w:date="2018-04-29T15:16:00Z">
            <w:rPr>
              <w:noProof/>
            </w:rPr>
          </w:rPrChange>
        </w:rPr>
        <mc:AlternateContent>
          <mc:Choice Requires="wpg">
            <w:drawing>
              <wp:anchor distT="0" distB="0" distL="114300" distR="114300" simplePos="0" relativeHeight="251654146" behindDoc="0" locked="0" layoutInCell="1" allowOverlap="1" wp14:anchorId="7F1EFFA4" wp14:editId="673AD235">
                <wp:simplePos x="0" y="0"/>
                <wp:positionH relativeFrom="column">
                  <wp:posOffset>-663757</wp:posOffset>
                </wp:positionH>
                <wp:positionV relativeFrom="paragraph">
                  <wp:posOffset>348161</wp:posOffset>
                </wp:positionV>
                <wp:extent cx="3362960" cy="3506652"/>
                <wp:effectExtent l="0" t="0" r="8890" b="0"/>
                <wp:wrapNone/>
                <wp:docPr id="21" name="Group 21"/>
                <wp:cNvGraphicFramePr/>
                <a:graphic xmlns:a="http://schemas.openxmlformats.org/drawingml/2006/main">
                  <a:graphicData uri="http://schemas.microsoft.com/office/word/2010/wordprocessingGroup">
                    <wpg:wgp>
                      <wpg:cNvGrpSpPr/>
                      <wpg:grpSpPr>
                        <a:xfrm>
                          <a:off x="0" y="0"/>
                          <a:ext cx="3362960" cy="3506652"/>
                          <a:chOff x="0" y="0"/>
                          <a:chExt cx="3362960" cy="3506652"/>
                        </a:xfrm>
                      </wpg:grpSpPr>
                      <pic:pic xmlns:pic="http://schemas.openxmlformats.org/drawingml/2006/picture">
                        <pic:nvPicPr>
                          <pic:cNvPr id="19" name="Picture 19"/>
                          <pic:cNvPicPr>
                            <a:picLocks noChangeAspect="1"/>
                          </pic:cNvPicPr>
                        </pic:nvPicPr>
                        <pic:blipFill rotWithShape="1">
                          <a:blip r:embed="rId62"/>
                          <a:srcRect l="21979" r="21428"/>
                          <a:stretch/>
                        </pic:blipFill>
                        <pic:spPr bwMode="auto">
                          <a:xfrm>
                            <a:off x="0" y="21772"/>
                            <a:ext cx="3362960" cy="3484880"/>
                          </a:xfrm>
                          <a:prstGeom prst="rect">
                            <a:avLst/>
                          </a:prstGeom>
                          <a:ln>
                            <a:no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653143" y="0"/>
                            <a:ext cx="2354580" cy="275590"/>
                          </a:xfrm>
                          <a:prstGeom prst="rect">
                            <a:avLst/>
                          </a:prstGeom>
                          <a:solidFill>
                            <a:schemeClr val="bg1"/>
                          </a:solidFill>
                          <a:ln w="9525">
                            <a:solidFill>
                              <a:schemeClr val="bg1"/>
                            </a:solidFill>
                            <a:miter lim="800000"/>
                            <a:headEnd/>
                            <a:tailEnd/>
                          </a:ln>
                        </wps:spPr>
                        <wps:txbx>
                          <w:txbxContent>
                            <w:p w14:paraId="246AFD97" w14:textId="0BFE3129" w:rsidR="00124ED1" w:rsidRPr="00F525A5" w:rsidRDefault="00124ED1">
                              <w:pPr>
                                <w:jc w:val="center"/>
                                <w:rPr>
                                  <w:b/>
                                  <w:rPrChange w:id="2053" w:author="Solimine, Jaclyn V [2]" w:date="2018-04-23T13:29:00Z">
                                    <w:rPr/>
                                  </w:rPrChange>
                                </w:rPr>
                                <w:pPrChange w:id="2054" w:author="Solimine, Jaclyn V [2]" w:date="2018-04-23T13:29:00Z">
                                  <w:pPr/>
                                </w:pPrChange>
                              </w:pPr>
                              <w:ins w:id="2055" w:author="Solimine, Jaclyn V [2]" w:date="2018-04-23T13:29:00Z">
                                <w:r w:rsidRPr="00F525A5">
                                  <w:rPr>
                                    <w:b/>
                                    <w:rPrChange w:id="2056" w:author="Solimine, Jaclyn V [2]" w:date="2018-04-23T13:29:00Z">
                                      <w:rPr/>
                                    </w:rPrChange>
                                  </w:rPr>
                                  <w:t>Case 1 Confusion Ma</w:t>
                                </w:r>
                                <w:r>
                                  <w:rPr>
                                    <w:b/>
                                  </w:rPr>
                                  <w:t>t</w:t>
                                </w:r>
                                <w:r w:rsidRPr="00F525A5">
                                  <w:rPr>
                                    <w:b/>
                                    <w:rPrChange w:id="2057" w:author="Solimine, Jaclyn V [2]" w:date="2018-04-23T13:29:00Z">
                                      <w:rPr/>
                                    </w:rPrChange>
                                  </w:rPr>
                                  <w:t>rix</w:t>
                                </w:r>
                              </w:ins>
                            </w:p>
                          </w:txbxContent>
                        </wps:txbx>
                        <wps:bodyPr rot="0" vert="horz" wrap="square" lIns="91440" tIns="45720" rIns="91440" bIns="45720" anchor="t" anchorCtr="0">
                          <a:spAutoFit/>
                        </wps:bodyPr>
                      </wps:wsp>
                    </wpg:wgp>
                  </a:graphicData>
                </a:graphic>
              </wp:anchor>
            </w:drawing>
          </mc:Choice>
          <mc:Fallback xmlns:mv="urn:schemas-microsoft-com:mac:vml" xmlns:mo="http://schemas.microsoft.com/office/mac/office/2008/main">
            <w:pict>
              <v:group w14:anchorId="7F1EFFA4" id="Group 21" o:spid="_x0000_s1069" style="position:absolute;margin-left:-52.25pt;margin-top:27.4pt;width:264.8pt;height:276.1pt;z-index:251654146" coordsize="3362960,350665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">
                <v:shape id="Picture 19" o:spid="_x0000_s1070" type="#_x0000_t75" style="position:absolute;top:21772;width:3362960;height:34848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Ns&#10;HLnBAAAA2wAAAA8AAABkcnMvZG93bnJldi54bWxET81qg0AQvgf6DssUekvWptCk1lWkEEjoRZM+&#10;wNSdqtSdFXejJk+fLRRym4/vd5JsNp0YaXCtZQXPqwgEcWV1y7WCr9NuuQXhPLLGzjIpuJCDLH1Y&#10;JBhrO3FJ49HXIoSwi1FB430fS+mqhgy6le2JA/djB4M+wKGWesAphJtOrqPoVRpsOTQ02NNHQ9Xv&#10;8WwUTLvyZbyiNId+/tyYMxa5/i6Uenqc83cQnmZ/F/+79zrMf4O/X8IBMr0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LNsHLnBAAAA2wAAAA8AAAAAAAAAAAAAAAAAnAIAAGRy&#10;cy9kb3ducmV2LnhtbFBLBQYAAAAABAAEAPcAAACKAwAAAAA=&#10;">
                  <v:imagedata r:id="rId63" o:title="" cropleft="14404f" cropright="14043f"/>
                  <v:path arrowok="t"/>
                </v:shape>
                <v:shape id="_x0000_s1071" type="#_x0000_t202" style="position:absolute;left:653143;width:2354580;height:2755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5xnaxQAA&#10;ANwAAAAPAAAAZHJzL2Rvd25yZXYueG1sRI9BawIxFITvhf6H8Aq91axb0bI1ihQUD3pQ24O3x+a5&#10;G7p5WZOo6783guBxmJlvmPG0s404kw/GsYJ+LwNBXDptuFLwu5t/fIEIEVlj45gUXCnAdPL6MsZC&#10;uwtv6LyNlUgQDgUqqGNsCylDWZPF0HMtcfIOzluMSfpKao+XBLeNzLNsKC0aTgs1tvRTU/m/PVkF&#10;s0/TDo/7fHHM/g6rgbdmPd9flXp/62bfICJ18Rl+tJdaQd4fwf1MOgJyc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nGdrFAAAA3AAAAA8AAAAAAAAAAAAAAAAAlwIAAGRycy9k&#10;b3ducmV2LnhtbFBLBQYAAAAABAAEAPUAAACJAwAAAAA=&#10;" fillcolor="white [3212]" strokecolor="white [3212]">
                  <v:textbox style="mso-fit-shape-to-text:t">
                    <w:txbxContent>
                      <w:p w14:paraId="246AFD97" w14:textId="0BFE3129" w:rsidR="00124ED1" w:rsidRPr="00F525A5" w:rsidRDefault="00124ED1">
                        <w:pPr>
                          <w:jc w:val="center"/>
                          <w:rPr>
                            <w:b/>
                            <w:rPrChange w:id="2187" w:author="Solimine, Jaclyn V [2]" w:date="2018-04-23T13:29:00Z">
                              <w:rPr/>
                            </w:rPrChange>
                          </w:rPr>
                          <w:pPrChange w:id="2188" w:author="Solimine, Jaclyn V [2]" w:date="2018-04-23T13:29:00Z">
                            <w:pPr/>
                          </w:pPrChange>
                        </w:pPr>
                        <w:ins w:id="2189" w:author="Solimine, Jaclyn V [2]" w:date="2018-04-23T13:29:00Z">
                          <w:r w:rsidRPr="00F525A5">
                            <w:rPr>
                              <w:b/>
                              <w:rPrChange w:id="2190" w:author="Solimine, Jaclyn V [2]" w:date="2018-04-23T13:29:00Z">
                                <w:rPr/>
                              </w:rPrChange>
                            </w:rPr>
                            <w:t>Case 1 Confusion Ma</w:t>
                          </w:r>
                          <w:r>
                            <w:rPr>
                              <w:b/>
                            </w:rPr>
                            <w:t>t</w:t>
                          </w:r>
                          <w:r w:rsidRPr="00F525A5">
                            <w:rPr>
                              <w:b/>
                              <w:rPrChange w:id="2191" w:author="Solimine, Jaclyn V [2]" w:date="2018-04-23T13:29:00Z">
                                <w:rPr/>
                              </w:rPrChange>
                            </w:rPr>
                            <w:t>rix</w:t>
                          </w:r>
                        </w:ins>
                      </w:p>
                    </w:txbxContent>
                  </v:textbox>
                </v:shape>
              </v:group>
            </w:pict>
          </mc:Fallback>
        </mc:AlternateContent>
      </w:r>
      <w:ins w:id="2058" w:author="Solimine, Jaclyn V [2]" w:date="2018-04-23T13:27:00Z">
        <w:r w:rsidRPr="00584300">
          <w:rPr>
            <w:b/>
            <w:rPrChange w:id="2059" w:author="Solimine, Jaclyn V" w:date="2018-04-29T15:16:00Z">
              <w:rPr/>
            </w:rPrChange>
          </w:rPr>
          <w:t>Appendix B: Confusion Matrices</w:t>
        </w:r>
      </w:ins>
      <w:r w:rsidR="00457C9E" w:rsidRPr="00584300">
        <w:rPr>
          <w:b/>
          <w:rPrChange w:id="2060" w:author="Solimine, Jaclyn V" w:date="2018-04-29T15:16:00Z">
            <w:rPr/>
          </w:rPrChange>
        </w:rPr>
        <w:br w:type="page"/>
      </w:r>
    </w:p>
    <w:p w14:paraId="69EE1846" w14:textId="3E1A3380" w:rsidR="005A6883" w:rsidDel="001C1E58" w:rsidRDefault="00F525A5" w:rsidP="00F227D1">
      <w:pPr>
        <w:rPr>
          <w:del w:id="2061" w:author="Solimine, Jaclyn V [2]" w:date="2018-04-26T13:09:00Z"/>
        </w:rPr>
      </w:pPr>
      <w:r>
        <w:rPr>
          <w:noProof/>
        </w:rPr>
        <w:lastRenderedPageBreak/>
        <mc:AlternateContent>
          <mc:Choice Requires="wpg">
            <w:drawing>
              <wp:anchor distT="0" distB="0" distL="114300" distR="114300" simplePos="0" relativeHeight="251654148" behindDoc="0" locked="0" layoutInCell="1" allowOverlap="1" wp14:anchorId="72589C8D" wp14:editId="569F19BD">
                <wp:simplePos x="0" y="0"/>
                <wp:positionH relativeFrom="column">
                  <wp:posOffset>-184785</wp:posOffset>
                </wp:positionH>
                <wp:positionV relativeFrom="paragraph">
                  <wp:posOffset>239214</wp:posOffset>
                </wp:positionV>
                <wp:extent cx="5943600" cy="3582852"/>
                <wp:effectExtent l="0" t="0" r="0" b="0"/>
                <wp:wrapNone/>
                <wp:docPr id="41" name="Group 41"/>
                <wp:cNvGraphicFramePr/>
                <a:graphic xmlns:a="http://schemas.openxmlformats.org/drawingml/2006/main">
                  <a:graphicData uri="http://schemas.microsoft.com/office/word/2010/wordprocessingGroup">
                    <wpg:wgp>
                      <wpg:cNvGrpSpPr/>
                      <wpg:grpSpPr>
                        <a:xfrm>
                          <a:off x="0" y="0"/>
                          <a:ext cx="5943600" cy="3582852"/>
                          <a:chOff x="0" y="0"/>
                          <a:chExt cx="5943600" cy="3582852"/>
                        </a:xfrm>
                      </wpg:grpSpPr>
                      <pic:pic xmlns:pic="http://schemas.openxmlformats.org/drawingml/2006/picture">
                        <pic:nvPicPr>
                          <pic:cNvPr id="24" name="Picture 24"/>
                          <pic:cNvPicPr>
                            <a:picLocks noChangeAspect="1"/>
                          </pic:cNvPicPr>
                        </pic:nvPicPr>
                        <pic:blipFill>
                          <a:blip r:embed="rId64"/>
                          <a:stretch>
                            <a:fillRect/>
                          </a:stretch>
                        </pic:blipFill>
                        <pic:spPr>
                          <a:xfrm>
                            <a:off x="0" y="97972"/>
                            <a:ext cx="5943600" cy="3484880"/>
                          </a:xfrm>
                          <a:prstGeom prst="rect">
                            <a:avLst/>
                          </a:prstGeom>
                        </pic:spPr>
                      </pic:pic>
                      <wps:wsp>
                        <wps:cNvPr id="25" name="Text Box 2"/>
                        <wps:cNvSpPr txBox="1">
                          <a:spLocks noChangeArrowheads="1"/>
                        </wps:cNvSpPr>
                        <wps:spPr bwMode="auto">
                          <a:xfrm>
                            <a:off x="1926771" y="0"/>
                            <a:ext cx="2354580" cy="326374"/>
                          </a:xfrm>
                          <a:prstGeom prst="rect">
                            <a:avLst/>
                          </a:prstGeom>
                          <a:solidFill>
                            <a:srgbClr val="FFFFFF"/>
                          </a:solidFill>
                          <a:ln w="9525">
                            <a:solidFill>
                              <a:schemeClr val="bg1"/>
                            </a:solidFill>
                            <a:miter lim="800000"/>
                            <a:headEnd/>
                            <a:tailEnd/>
                          </a:ln>
                        </wps:spPr>
                        <wps:txbx>
                          <w:txbxContent>
                            <w:p w14:paraId="4382CFE9" w14:textId="6BD0AD0F" w:rsidR="00124ED1" w:rsidRPr="00585E25" w:rsidRDefault="00124ED1" w:rsidP="00F525A5">
                              <w:pPr>
                                <w:jc w:val="center"/>
                                <w:rPr>
                                  <w:ins w:id="2062" w:author="Solimine, Jaclyn V [2]" w:date="2018-04-23T13:30:00Z"/>
                                  <w:b/>
                                </w:rPr>
                              </w:pPr>
                              <w:ins w:id="2063" w:author="Solimine, Jaclyn V [2]" w:date="2018-04-23T13:30:00Z">
                                <w:r>
                                  <w:rPr>
                                    <w:b/>
                                  </w:rPr>
                                  <w:t>Case 5</w:t>
                                </w:r>
                                <w:r w:rsidRPr="00585E25">
                                  <w:rPr>
                                    <w:b/>
                                  </w:rPr>
                                  <w:t xml:space="preserve"> Confusion Ma</w:t>
                                </w:r>
                                <w:r>
                                  <w:rPr>
                                    <w:b/>
                                  </w:rPr>
                                  <w:t>t</w:t>
                                </w:r>
                                <w:r w:rsidRPr="00585E25">
                                  <w:rPr>
                                    <w:b/>
                                  </w:rPr>
                                  <w:t>rix</w:t>
                                </w:r>
                              </w:ins>
                            </w:p>
                            <w:p w14:paraId="0C6F0400" w14:textId="77777777" w:rsidR="00124ED1" w:rsidRDefault="00124ED1" w:rsidP="00F525A5"/>
                          </w:txbxContent>
                        </wps:txbx>
                        <wps:bodyPr rot="0" vert="horz" wrap="square" lIns="91440" tIns="45720" rIns="91440" bIns="45720" anchor="t" anchorCtr="0">
                          <a:noAutofit/>
                        </wps:bodyPr>
                      </wps:wsp>
                    </wpg:wgp>
                  </a:graphicData>
                </a:graphic>
              </wp:anchor>
            </w:drawing>
          </mc:Choice>
          <mc:Fallback xmlns:mv="urn:schemas-microsoft-com:mac:vml" xmlns:mo="http://schemas.microsoft.com/office/mac/office/2008/main">
            <w:pict>
              <v:group w14:anchorId="72589C8D" id="Group 41" o:spid="_x0000_s1072" style="position:absolute;margin-left:-14.55pt;margin-top:18.85pt;width:468pt;height:282.1pt;z-index:251654148" coordsize="5943600,358285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">
                <v:shape id="Picture 24" o:spid="_x0000_s1073" type="#_x0000_t75" style="position:absolute;top:97972;width:5943600;height:34848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1I&#10;CrrEAAAA2wAAAA8AAABkcnMvZG93bnJldi54bWxEj0+LwjAUxO8LfofwhL2tqVIWqUYR/8DiRVcF&#10;8fZonm2xealNrHU/vVkQPA4z8xtmPG1NKRqqXWFZQb8XgSBOrS44U3DYr76GIJxH1lhaJgUPcjCd&#10;dD7GmGh7519qdj4TAcIuQQW591UipUtzMuh6tiIO3tnWBn2QdSZ1jfcAN6UcRNG3NFhwWMixonlO&#10;6WV3Mwr+4mI+ezSb7fGA62wRm9N1eaqU+uy2sxEIT61/h1/tH61gEMP/l/AD5OQJ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O1ICrrEAAAA2wAAAA8AAAAAAAAAAAAAAAAAnAIA&#10;AGRycy9kb3ducmV2LnhtbFBLBQYAAAAABAAEAPcAAACNAwAAAAA=&#10;">
                  <v:imagedata r:id="rId65" o:title=""/>
                  <v:path arrowok="t"/>
                </v:shape>
                <v:shape id="_x0000_s1074" type="#_x0000_t202" style="position:absolute;left:1926771;width:2354580;height:3263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FsWyxAAA&#10;ANsAAAAPAAAAZHJzL2Rvd25yZXYueG1sRI9Ba8JAFITvBf/D8gRvzUZR0egqpaXSixSjqMdn9pkE&#10;s29DdqvRX98tFDwOM/MNM1+2phJXalxpWUE/ikEQZ1aXnCvYbT9fJyCcR9ZYWSYFd3KwXHRe5pho&#10;e+MNXVOfiwBhl6CCwvs6kdJlBRl0ka2Jg3e2jUEfZJNL3eAtwE0lB3E8lgZLDgsF1vReUHZJf4wC&#10;l8Xj/fcw3R9OckWPqdYfx9VaqV63fZuB8NT6Z/i//aUVDEbw9yX8ALn4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DhbFssQAAADbAAAADwAAAAAAAAAAAAAAAACXAgAAZHJzL2Rv&#10;d25yZXYueG1sUEsFBgAAAAAEAAQA9QAAAIgDAAAAAA==&#10;" strokecolor="white [3212]">
                  <v:textbox>
                    <w:txbxContent>
                      <w:p w14:paraId="4382CFE9" w14:textId="6BD0AD0F" w:rsidR="00124ED1" w:rsidRPr="00585E25" w:rsidRDefault="00124ED1" w:rsidP="00F525A5">
                        <w:pPr>
                          <w:jc w:val="center"/>
                          <w:rPr>
                            <w:ins w:id="2198" w:author="Solimine, Jaclyn V [2]" w:date="2018-04-23T13:30:00Z"/>
                            <w:b/>
                          </w:rPr>
                        </w:pPr>
                        <w:ins w:id="2199" w:author="Solimine, Jaclyn V [2]" w:date="2018-04-23T13:30:00Z">
                          <w:r>
                            <w:rPr>
                              <w:b/>
                            </w:rPr>
                            <w:t>Case 5</w:t>
                          </w:r>
                          <w:r w:rsidRPr="00585E25">
                            <w:rPr>
                              <w:b/>
                            </w:rPr>
                            <w:t xml:space="preserve"> Confusion Ma</w:t>
                          </w:r>
                          <w:r>
                            <w:rPr>
                              <w:b/>
                            </w:rPr>
                            <w:t>t</w:t>
                          </w:r>
                          <w:r w:rsidRPr="00585E25">
                            <w:rPr>
                              <w:b/>
                            </w:rPr>
                            <w:t>rix</w:t>
                          </w:r>
                        </w:ins>
                      </w:p>
                      <w:p w14:paraId="0C6F0400" w14:textId="77777777" w:rsidR="00124ED1" w:rsidRDefault="00124ED1" w:rsidP="00F525A5"/>
                    </w:txbxContent>
                  </v:textbox>
                </v:shape>
              </v:group>
            </w:pict>
          </mc:Fallback>
        </mc:AlternateContent>
      </w:r>
      <w:del w:id="2064" w:author="Solimine, Jaclyn V [2]" w:date="2018-04-26T13:09:00Z">
        <w:r w:rsidR="00457C9E" w:rsidDel="001C1E58">
          <w:delText xml:space="preserve">To Do: </w:delText>
        </w:r>
      </w:del>
    </w:p>
    <w:p w14:paraId="47FBDB05" w14:textId="2C75E4DD" w:rsidR="005A6883" w:rsidDel="001C1E58" w:rsidRDefault="54443183" w:rsidP="54443183">
      <w:pPr>
        <w:ind w:firstLine="720"/>
        <w:rPr>
          <w:del w:id="2065" w:author="Solimine, Jaclyn V [2]" w:date="2018-04-26T13:09:00Z"/>
        </w:rPr>
      </w:pPr>
      <w:del w:id="2066" w:author="Solimine, Jaclyn V [2]" w:date="2018-04-26T13:09:00Z">
        <w:r w:rsidDel="001C1E58">
          <w:delText>// I have done the theory part of SVM, Kernels; I will be adding it soon. I am Working on background right now; (should be done by tomorrow); I will take care of the comparison (PCA vs Non PCA ) part too - Aaron</w:delText>
        </w:r>
      </w:del>
    </w:p>
    <w:p w14:paraId="64ED0237" w14:textId="343F0BA3" w:rsidR="00D8646A" w:rsidDel="001C1E58" w:rsidRDefault="005A6883" w:rsidP="00F227D1">
      <w:pPr>
        <w:rPr>
          <w:del w:id="2067" w:author="Solimine, Jaclyn V [2]" w:date="2018-04-26T13:09:00Z"/>
        </w:rPr>
      </w:pPr>
      <w:del w:id="2068" w:author="Solimine, Jaclyn V [2]" w:date="2018-04-26T13:09:00Z">
        <w:r w:rsidDel="001C1E58">
          <w:tab/>
        </w:r>
        <w:r w:rsidR="00457C9E" w:rsidDel="001C1E58">
          <w:delText>SVM Theory</w:delText>
        </w:r>
        <w:r w:rsidDel="001C1E58">
          <w:delText xml:space="preserve"> (Kernels) </w:delText>
        </w:r>
      </w:del>
    </w:p>
    <w:p w14:paraId="243C6D29" w14:textId="71AE35CB" w:rsidR="00457C9E" w:rsidDel="001C1E58" w:rsidRDefault="00457C9E" w:rsidP="00F227D1">
      <w:pPr>
        <w:rPr>
          <w:del w:id="2069" w:author="Solimine, Jaclyn V [2]" w:date="2018-04-26T13:09:00Z"/>
        </w:rPr>
      </w:pPr>
      <w:del w:id="2070" w:author="Solimine, Jaclyn V [2]" w:date="2018-04-26T13:09:00Z">
        <w:r w:rsidDel="001C1E58">
          <w:tab/>
          <w:delText>Background</w:delText>
        </w:r>
      </w:del>
    </w:p>
    <w:p w14:paraId="399BB6AE" w14:textId="4F2C6DBE" w:rsidR="00457C9E" w:rsidDel="001C1E58" w:rsidRDefault="00457C9E" w:rsidP="00F227D1">
      <w:pPr>
        <w:rPr>
          <w:del w:id="2071" w:author="Solimine, Jaclyn V [2]" w:date="2018-04-26T13:09:00Z"/>
        </w:rPr>
      </w:pPr>
      <w:del w:id="2072" w:author="Solimine, Jaclyn V [2]" w:date="2018-04-26T13:09:00Z">
        <w:r w:rsidDel="001C1E58">
          <w:tab/>
        </w:r>
        <w:r w:rsidR="005A6883" w:rsidDel="001C1E58">
          <w:delText>Comparison of different Kernel Functions</w:delText>
        </w:r>
      </w:del>
    </w:p>
    <w:p w14:paraId="7C551749" w14:textId="767AFCF1" w:rsidR="005A6883" w:rsidDel="001C1E58" w:rsidRDefault="005A6883" w:rsidP="00F227D1">
      <w:pPr>
        <w:rPr>
          <w:del w:id="2073" w:author="Solimine, Jaclyn V [2]" w:date="2018-04-26T13:09:00Z"/>
        </w:rPr>
      </w:pPr>
      <w:del w:id="2074" w:author="Solimine, Jaclyn V [2]" w:date="2018-04-26T13:09:00Z">
        <w:r w:rsidDel="001C1E58">
          <w:tab/>
          <w:delText>Comparison of PCA vs. Non PCA</w:delText>
        </w:r>
      </w:del>
    </w:p>
    <w:p w14:paraId="529F4839" w14:textId="1E13359E" w:rsidR="005A6883" w:rsidDel="001C1E58" w:rsidRDefault="005A6883" w:rsidP="00F227D1">
      <w:pPr>
        <w:rPr>
          <w:ins w:id="2075" w:author="Solimine, Jaclyn V" w:date="2018-04-22T20:49:00Z"/>
          <w:del w:id="2076" w:author="Solimine, Jaclyn V [2]" w:date="2018-04-26T13:09:00Z"/>
        </w:rPr>
      </w:pPr>
      <w:del w:id="2077" w:author="Solimine, Jaclyn V [2]" w:date="2018-04-26T13:09:00Z">
        <w:r w:rsidDel="001C1E58">
          <w:tab/>
          <w:delText>Neural Network Approach/Results&amp;Discussion</w:delText>
        </w:r>
      </w:del>
    </w:p>
    <w:p w14:paraId="75759787" w14:textId="35816D09" w:rsidR="002D7600" w:rsidDel="001C1E58" w:rsidRDefault="002D7600" w:rsidP="00F227D1">
      <w:pPr>
        <w:rPr>
          <w:del w:id="2078" w:author="Solimine, Jaclyn V [2]" w:date="2018-04-26T13:09:00Z"/>
        </w:rPr>
      </w:pPr>
      <w:ins w:id="2079" w:author="Solimine, Jaclyn V" w:date="2018-04-22T20:49:00Z">
        <w:del w:id="2080" w:author="Solimine, Jaclyn V [2]" w:date="2018-04-26T13:09:00Z">
          <w:r w:rsidDel="001C1E58">
            <w:delText>Appendix with confusion matrix</w:delText>
          </w:r>
        </w:del>
      </w:ins>
    </w:p>
    <w:p w14:paraId="4496BB00" w14:textId="77777777" w:rsidR="003D2A7A" w:rsidRDefault="003D2A7A" w:rsidP="00F227D1"/>
    <w:p w14:paraId="5BDB05DD" w14:textId="77777777" w:rsidR="003D2A7A" w:rsidRDefault="003D2A7A" w:rsidP="00F227D1"/>
    <w:p w14:paraId="7C7CCE84" w14:textId="77777777" w:rsidR="003D2A7A" w:rsidRDefault="003D2A7A" w:rsidP="00F227D1"/>
    <w:p w14:paraId="2C56DA63" w14:textId="77777777" w:rsidR="004E6C75" w:rsidDel="00FB5D72" w:rsidRDefault="004E6C75">
      <w:pPr>
        <w:rPr>
          <w:ins w:id="2081" w:author="Solimine, Jaclyn V" w:date="2018-04-29T16:07:00Z"/>
          <w:del w:id="2082" w:author="Buthelo, AaronRaymond" w:date="2019-04-02T20:11:00Z"/>
        </w:rPr>
      </w:pPr>
      <w:bookmarkStart w:id="2083" w:name="_GoBack"/>
      <w:bookmarkEnd w:id="2083"/>
      <w:ins w:id="2084" w:author="Solimine, Jaclyn V" w:date="2018-04-29T16:07:00Z">
        <w:del w:id="2085" w:author="Buthelo, AaronRaymond" w:date="2019-04-02T20:11:00Z">
          <w:r w:rsidDel="00FB5D72">
            <w:br w:type="page"/>
          </w:r>
        </w:del>
      </w:ins>
    </w:p>
    <w:p w14:paraId="1B04E4BB" w14:textId="77777777" w:rsidR="004E6C75" w:rsidDel="00FB5D72" w:rsidRDefault="004E6C75" w:rsidP="00F227D1">
      <w:pPr>
        <w:rPr>
          <w:ins w:id="2086" w:author="Solimine, Jaclyn V" w:date="2018-04-29T16:07:00Z"/>
          <w:del w:id="2087" w:author="Buthelo, AaronRaymond" w:date="2019-04-02T20:11:00Z"/>
        </w:rPr>
      </w:pPr>
      <w:ins w:id="2088" w:author="Solimine, Jaclyn V" w:date="2018-04-29T16:07:00Z">
        <w:del w:id="2089" w:author="Buthelo, AaronRaymond" w:date="2019-04-02T20:11:00Z">
          <w:r w:rsidRPr="004E6C75" w:rsidDel="00FB5D72">
            <w:rPr>
              <w:b/>
              <w:rPrChange w:id="2090" w:author="Solimine, Jaclyn V" w:date="2018-04-29T16:07:00Z">
                <w:rPr/>
              </w:rPrChange>
            </w:rPr>
            <w:delText>Team Member Contributions</w:delText>
          </w:r>
          <w:r w:rsidDel="00FB5D72">
            <w:delText>:</w:delText>
          </w:r>
        </w:del>
      </w:ins>
    </w:p>
    <w:p w14:paraId="72CB0F59" w14:textId="77777777" w:rsidR="004E6C75" w:rsidDel="00FB5D72" w:rsidRDefault="004E6C75" w:rsidP="00F227D1">
      <w:pPr>
        <w:rPr>
          <w:ins w:id="2091" w:author="Solimine, Jaclyn V" w:date="2018-04-29T16:07:00Z"/>
          <w:del w:id="2092" w:author="Buthelo, AaronRaymond" w:date="2019-04-02T20:11:00Z"/>
        </w:rPr>
      </w:pPr>
    </w:p>
    <w:p w14:paraId="58FB5766" w14:textId="6C421E80" w:rsidR="004E6C75" w:rsidDel="00FB5D72" w:rsidRDefault="004E6C75" w:rsidP="00FB5D72">
      <w:pPr>
        <w:rPr>
          <w:ins w:id="2093" w:author="Solimine, Jaclyn V" w:date="2018-04-29T16:08:00Z"/>
          <w:del w:id="2094" w:author="Buthelo, AaronRaymond" w:date="2019-04-02T20:11:00Z"/>
        </w:rPr>
        <w:pPrChange w:id="2095" w:author="Buthelo, AaronRaymond" w:date="2019-04-02T20:11:00Z">
          <w:pPr/>
        </w:pPrChange>
      </w:pPr>
      <w:ins w:id="2096" w:author="Solimine, Jaclyn V" w:date="2018-04-29T16:07:00Z">
        <w:del w:id="2097" w:author="Buthelo, AaronRaymond" w:date="2019-04-02T20:11:00Z">
          <w:r w:rsidDel="00FB5D72">
            <w:delText xml:space="preserve">All team members </w:delText>
          </w:r>
        </w:del>
      </w:ins>
      <w:ins w:id="2098" w:author="Solimine, Jaclyn V" w:date="2018-04-29T16:08:00Z">
        <w:del w:id="2099" w:author="Buthelo, AaronRaymond" w:date="2019-04-02T20:11:00Z">
          <w:r w:rsidDel="00FB5D72">
            <w:delText>regularly attended meetings and participated in the discussion of the project steps, goals, and progress. Specific team member contributions are outlined below:</w:delText>
          </w:r>
        </w:del>
      </w:ins>
    </w:p>
    <w:p w14:paraId="777306F2" w14:textId="3F990125" w:rsidR="004E6C75" w:rsidDel="00FB5D72" w:rsidRDefault="004E6C75" w:rsidP="00FB5D72">
      <w:pPr>
        <w:rPr>
          <w:ins w:id="2100" w:author="Solimine, Jaclyn V" w:date="2018-04-29T16:09:00Z"/>
          <w:del w:id="2101" w:author="Buthelo, AaronRaymond" w:date="2019-04-02T20:11:00Z"/>
        </w:rPr>
        <w:pPrChange w:id="2102" w:author="Buthelo, AaronRaymond" w:date="2019-04-02T20:11:00Z">
          <w:pPr/>
        </w:pPrChange>
      </w:pPr>
    </w:p>
    <w:p w14:paraId="12DE6E86" w14:textId="51D67C7B" w:rsidR="004E6C75" w:rsidDel="00FB5D72" w:rsidRDefault="004E6C75" w:rsidP="00FB5D72">
      <w:pPr>
        <w:rPr>
          <w:ins w:id="2103" w:author="Solimine, Jaclyn V" w:date="2018-04-29T16:09:00Z"/>
          <w:del w:id="2104" w:author="Buthelo, AaronRaymond" w:date="2019-04-02T20:11:00Z"/>
        </w:rPr>
        <w:pPrChange w:id="2105" w:author="Buthelo, AaronRaymond" w:date="2019-04-02T20:11:00Z">
          <w:pPr/>
        </w:pPrChange>
      </w:pPr>
      <w:ins w:id="2106" w:author="Solimine, Jaclyn V" w:date="2018-04-29T16:09:00Z">
        <w:del w:id="2107" w:author="Buthelo, AaronRaymond" w:date="2019-04-02T20:11:00Z">
          <w:r w:rsidDel="00FB5D72">
            <w:delText xml:space="preserve">Aaron Raymond Buthelo: </w:delText>
          </w:r>
        </w:del>
      </w:ins>
    </w:p>
    <w:p w14:paraId="2CF3C8D8" w14:textId="38C56E7E" w:rsidR="004E6C75" w:rsidDel="00FB5D72" w:rsidRDefault="004E6C75" w:rsidP="00FB5D72">
      <w:pPr>
        <w:rPr>
          <w:ins w:id="2108" w:author="Solimine, Jaclyn V" w:date="2018-04-29T16:09:00Z"/>
          <w:del w:id="2109" w:author="Buthelo, AaronRaymond" w:date="2019-04-02T20:11:00Z"/>
        </w:rPr>
        <w:pPrChange w:id="2110" w:author="Buthelo, AaronRaymond" w:date="2019-04-02T20:11:00Z">
          <w:pPr/>
        </w:pPrChange>
      </w:pPr>
      <w:ins w:id="2111" w:author="Solimine, Jaclyn V" w:date="2018-04-29T16:09:00Z">
        <w:del w:id="2112" w:author="Buthelo, AaronRaymond" w:date="2019-04-02T20:11:00Z">
          <w:r w:rsidDel="00FB5D72">
            <w:delText>SVM theory</w:delText>
          </w:r>
        </w:del>
      </w:ins>
    </w:p>
    <w:p w14:paraId="2E92AC1F" w14:textId="0F598BBB" w:rsidR="004E6C75" w:rsidDel="00FB5D72" w:rsidRDefault="004E6C75" w:rsidP="00FB5D72">
      <w:pPr>
        <w:rPr>
          <w:ins w:id="2113" w:author="Solimine, Jaclyn V" w:date="2018-04-29T16:13:00Z"/>
          <w:del w:id="2114" w:author="Buthelo, AaronRaymond" w:date="2019-04-02T20:11:00Z"/>
        </w:rPr>
        <w:pPrChange w:id="2115" w:author="Buthelo, AaronRaymond" w:date="2019-04-02T20:11:00Z">
          <w:pPr/>
        </w:pPrChange>
      </w:pPr>
      <w:ins w:id="2116" w:author="Solimine, Jaclyn V" w:date="2018-04-29T16:09:00Z">
        <w:del w:id="2117" w:author="Buthelo, AaronRaymond" w:date="2019-04-02T20:11:00Z">
          <w:r w:rsidDel="00FB5D72">
            <w:delText>Background</w:delText>
          </w:r>
        </w:del>
      </w:ins>
    </w:p>
    <w:p w14:paraId="726AF7C8" w14:textId="36B0248A" w:rsidR="00621B15" w:rsidDel="00FB5D72" w:rsidRDefault="00621B15" w:rsidP="00FB5D72">
      <w:pPr>
        <w:rPr>
          <w:ins w:id="2118" w:author="Solimine, Jaclyn V" w:date="2018-04-29T16:09:00Z"/>
          <w:del w:id="2119" w:author="Buthelo, AaronRaymond" w:date="2019-04-02T20:11:00Z"/>
        </w:rPr>
        <w:pPrChange w:id="2120" w:author="Buthelo, AaronRaymond" w:date="2019-04-02T20:11:00Z">
          <w:pPr/>
        </w:pPrChange>
      </w:pPr>
      <w:ins w:id="2121" w:author="Solimine, Jaclyn V" w:date="2018-04-29T16:13:00Z">
        <w:del w:id="2122" w:author="Buthelo, AaronRaymond" w:date="2019-04-02T20:11:00Z">
          <w:r w:rsidDel="00FB5D72">
            <w:delText>Additional ROC curve and confusion matrix theory (omitted from report)</w:delText>
          </w:r>
        </w:del>
      </w:ins>
    </w:p>
    <w:p w14:paraId="0512F87A" w14:textId="1E76989A" w:rsidR="004E6C75" w:rsidDel="00FB5D72" w:rsidRDefault="004E6C75" w:rsidP="00FB5D72">
      <w:pPr>
        <w:rPr>
          <w:ins w:id="2123" w:author="Solimine, Jaclyn V" w:date="2018-04-29T16:09:00Z"/>
          <w:del w:id="2124" w:author="Buthelo, AaronRaymond" w:date="2019-04-02T20:11:00Z"/>
        </w:rPr>
        <w:pPrChange w:id="2125" w:author="Buthelo, AaronRaymond" w:date="2019-04-02T20:11:00Z">
          <w:pPr/>
        </w:pPrChange>
      </w:pPr>
    </w:p>
    <w:p w14:paraId="43D323FB" w14:textId="2B823B4D" w:rsidR="004E6C75" w:rsidDel="00FB5D72" w:rsidRDefault="004E6C75" w:rsidP="00FB5D72">
      <w:pPr>
        <w:rPr>
          <w:ins w:id="2126" w:author="Solimine, Jaclyn V" w:date="2018-04-29T16:09:00Z"/>
          <w:del w:id="2127" w:author="Buthelo, AaronRaymond" w:date="2019-04-02T20:11:00Z"/>
        </w:rPr>
        <w:pPrChange w:id="2128" w:author="Buthelo, AaronRaymond" w:date="2019-04-02T20:11:00Z">
          <w:pPr/>
        </w:pPrChange>
      </w:pPr>
      <w:ins w:id="2129" w:author="Solimine, Jaclyn V" w:date="2018-04-29T16:09:00Z">
        <w:del w:id="2130" w:author="Buthelo, AaronRaymond" w:date="2019-04-02T20:11:00Z">
          <w:r w:rsidDel="00FB5D72">
            <w:delText>Lior Osherov:</w:delText>
          </w:r>
        </w:del>
      </w:ins>
    </w:p>
    <w:p w14:paraId="3D21942F" w14:textId="42798F1F" w:rsidR="004E6C75" w:rsidDel="00FB5D72" w:rsidRDefault="004E6C75" w:rsidP="00FB5D72">
      <w:pPr>
        <w:rPr>
          <w:ins w:id="2131" w:author="Solimine, Jaclyn V" w:date="2018-04-29T16:11:00Z"/>
          <w:del w:id="2132" w:author="Buthelo, AaronRaymond" w:date="2019-04-02T20:11:00Z"/>
        </w:rPr>
        <w:pPrChange w:id="2133" w:author="Buthelo, AaronRaymond" w:date="2019-04-02T20:11:00Z">
          <w:pPr/>
        </w:pPrChange>
      </w:pPr>
      <w:ins w:id="2134" w:author="Solimine, Jaclyn V" w:date="2018-04-29T16:09:00Z">
        <w:del w:id="2135" w:author="Buthelo, AaronRaymond" w:date="2019-04-02T20:11:00Z">
          <w:r w:rsidDel="00FB5D72">
            <w:delText>Advanced development of Neural Network classification model (Given the scope of the SV</w:delText>
          </w:r>
        </w:del>
      </w:ins>
      <w:ins w:id="2136" w:author="Solimine, Jaclyn V" w:date="2018-04-29T16:10:00Z">
        <w:del w:id="2137" w:author="Buthelo, AaronRaymond" w:date="2019-04-02T20:11:00Z">
          <w:r w:rsidDel="00FB5D72">
            <w:delText>M</w:delText>
          </w:r>
        </w:del>
      </w:ins>
      <w:ins w:id="2138" w:author="Solimine, Jaclyn V" w:date="2018-04-29T16:09:00Z">
        <w:del w:id="2139" w:author="Buthelo, AaronRaymond" w:date="2019-04-02T20:11:00Z">
          <w:r w:rsidDel="00FB5D72">
            <w:delText xml:space="preserve"> model and the limited success of the ANN model, these results were omitted from the final report but constituted a significant amount of team member</w:delText>
          </w:r>
        </w:del>
      </w:ins>
      <w:ins w:id="2140" w:author="Solimine, Jaclyn V" w:date="2018-04-29T16:11:00Z">
        <w:del w:id="2141" w:author="Buthelo, AaronRaymond" w:date="2019-04-02T20:11:00Z">
          <w:r w:rsidDel="00FB5D72">
            <w:delText>’s effort.)</w:delText>
          </w:r>
        </w:del>
      </w:ins>
    </w:p>
    <w:p w14:paraId="72F17D9D" w14:textId="4C7463DD" w:rsidR="004E6C75" w:rsidDel="00FB5D72" w:rsidRDefault="004E6C75" w:rsidP="00FB5D72">
      <w:pPr>
        <w:rPr>
          <w:ins w:id="2142" w:author="Solimine, Jaclyn V" w:date="2018-04-29T16:11:00Z"/>
          <w:del w:id="2143" w:author="Buthelo, AaronRaymond" w:date="2019-04-02T20:11:00Z"/>
        </w:rPr>
        <w:pPrChange w:id="2144" w:author="Buthelo, AaronRaymond" w:date="2019-04-02T20:11:00Z">
          <w:pPr/>
        </w:pPrChange>
      </w:pPr>
    </w:p>
    <w:p w14:paraId="356CD677" w14:textId="20A2BE10" w:rsidR="004E6C75" w:rsidDel="00FB5D72" w:rsidRDefault="004E6C75" w:rsidP="00FB5D72">
      <w:pPr>
        <w:rPr>
          <w:ins w:id="2145" w:author="Solimine, Jaclyn V" w:date="2018-04-29T16:11:00Z"/>
          <w:del w:id="2146" w:author="Buthelo, AaronRaymond" w:date="2019-04-02T20:11:00Z"/>
        </w:rPr>
        <w:pPrChange w:id="2147" w:author="Buthelo, AaronRaymond" w:date="2019-04-02T20:11:00Z">
          <w:pPr/>
        </w:pPrChange>
      </w:pPr>
      <w:ins w:id="2148" w:author="Solimine, Jaclyn V" w:date="2018-04-29T16:11:00Z">
        <w:del w:id="2149" w:author="Buthelo, AaronRaymond" w:date="2019-04-02T20:11:00Z">
          <w:r w:rsidDel="00FB5D72">
            <w:delText>Jaclyn Solimine</w:delText>
          </w:r>
        </w:del>
      </w:ins>
    </w:p>
    <w:p w14:paraId="3FDDD3DC" w14:textId="3A2E13D1" w:rsidR="004E6C75" w:rsidDel="00FB5D72" w:rsidRDefault="004E6C75" w:rsidP="00FB5D72">
      <w:pPr>
        <w:rPr>
          <w:ins w:id="2150" w:author="Solimine, Jaclyn V" w:date="2018-04-29T16:11:00Z"/>
          <w:del w:id="2151" w:author="Buthelo, AaronRaymond" w:date="2019-04-02T20:11:00Z"/>
        </w:rPr>
        <w:pPrChange w:id="2152" w:author="Buthelo, AaronRaymond" w:date="2019-04-02T20:11:00Z">
          <w:pPr/>
        </w:pPrChange>
      </w:pPr>
      <w:ins w:id="2153" w:author="Solimine, Jaclyn V" w:date="2018-04-29T16:11:00Z">
        <w:del w:id="2154" w:author="Buthelo, AaronRaymond" w:date="2019-04-02T20:11:00Z">
          <w:r w:rsidDel="00FB5D72">
            <w:delText>SVM model development, PCA implementation, Manual Feature Selection</w:delText>
          </w:r>
        </w:del>
      </w:ins>
    </w:p>
    <w:p w14:paraId="5B0BA473" w14:textId="14BB06DB" w:rsidR="003D2A7A" w:rsidRPr="00DD2E84" w:rsidRDefault="004E6C75" w:rsidP="00FB5D72">
      <w:pPr>
        <w:pPrChange w:id="2155" w:author="Buthelo, AaronRaymond" w:date="2019-04-02T20:11:00Z">
          <w:pPr/>
        </w:pPrChange>
      </w:pPr>
      <w:ins w:id="2156" w:author="Solimine, Jaclyn V" w:date="2018-04-29T16:11:00Z">
        <w:del w:id="2157" w:author="Buthelo, AaronRaymond" w:date="2019-04-02T20:11:00Z">
          <w:r w:rsidDel="00FB5D72">
            <w:delText>Report writing</w:delText>
          </w:r>
        </w:del>
      </w:ins>
      <w:del w:id="2158" w:author="Solimine, Jaclyn V [2]" w:date="2018-04-26T13:09:00Z">
        <w:r w:rsidR="003D2A7A" w:rsidRPr="003D2A7A" w:rsidDel="001C1E58">
          <w:rPr>
            <w:noProof/>
          </w:rPr>
          <w:drawing>
            <wp:inline distT="0" distB="0" distL="0" distR="0" wp14:anchorId="3BFC223C" wp14:editId="4B3FE212">
              <wp:extent cx="5943600" cy="4752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752975"/>
                      </a:xfrm>
                      <a:prstGeom prst="rect">
                        <a:avLst/>
                      </a:prstGeom>
                    </pic:spPr>
                  </pic:pic>
                </a:graphicData>
              </a:graphic>
            </wp:inline>
          </w:drawing>
        </w:r>
      </w:del>
    </w:p>
    <w:sectPr w:rsidR="003D2A7A" w:rsidRPr="00DD2E84" w:rsidSect="00124ED1">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84C5AF" w14:textId="77777777" w:rsidR="008054F8" w:rsidRDefault="008054F8" w:rsidP="009445CC">
      <w:r>
        <w:separator/>
      </w:r>
    </w:p>
  </w:endnote>
  <w:endnote w:type="continuationSeparator" w:id="0">
    <w:p w14:paraId="4D3B7CF2" w14:textId="77777777" w:rsidR="008054F8" w:rsidRDefault="008054F8" w:rsidP="009445CC">
      <w:r>
        <w:continuationSeparator/>
      </w:r>
    </w:p>
  </w:endnote>
  <w:endnote w:type="continuationNotice" w:id="1">
    <w:p w14:paraId="57872EAF" w14:textId="77777777" w:rsidR="008054F8" w:rsidRDefault="008054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mn-e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n-cs">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2032" w:author="Solimine, Jaclyn V [2]" w:date="2018-04-23T13:35:00Z"/>
  <w:sdt>
    <w:sdtPr>
      <w:id w:val="1126661449"/>
      <w:docPartObj>
        <w:docPartGallery w:val="Page Numbers (Bottom of Page)"/>
        <w:docPartUnique/>
      </w:docPartObj>
    </w:sdtPr>
    <w:sdtEndPr>
      <w:rPr>
        <w:noProof/>
      </w:rPr>
    </w:sdtEndPr>
    <w:sdtContent>
      <w:customXmlInsRangeEnd w:id="2032"/>
      <w:p w14:paraId="2E1FB52B" w14:textId="56EF2324" w:rsidR="00124ED1" w:rsidRDefault="00124ED1">
        <w:pPr>
          <w:pStyle w:val="Footer"/>
          <w:jc w:val="center"/>
          <w:rPr>
            <w:ins w:id="2033" w:author="Solimine, Jaclyn V [2]" w:date="2018-04-23T13:35:00Z"/>
          </w:rPr>
        </w:pPr>
        <w:ins w:id="2034" w:author="Solimine, Jaclyn V [2]" w:date="2018-04-23T13:35:00Z">
          <w:r>
            <w:fldChar w:fldCharType="begin"/>
          </w:r>
          <w:r>
            <w:instrText xml:space="preserve"> PAGE   \* MERGEFORMAT </w:instrText>
          </w:r>
          <w:r>
            <w:fldChar w:fldCharType="separate"/>
          </w:r>
        </w:ins>
        <w:r w:rsidR="007359E0">
          <w:rPr>
            <w:noProof/>
          </w:rPr>
          <w:t>21</w:t>
        </w:r>
        <w:ins w:id="2035" w:author="Solimine, Jaclyn V [2]" w:date="2018-04-23T13:35:00Z">
          <w:r>
            <w:rPr>
              <w:noProof/>
            </w:rPr>
            <w:fldChar w:fldCharType="end"/>
          </w:r>
        </w:ins>
      </w:p>
      <w:customXmlInsRangeStart w:id="2036" w:author="Solimine, Jaclyn V [2]" w:date="2018-04-23T13:35:00Z"/>
    </w:sdtContent>
  </w:sdt>
  <w:customXmlInsRangeEnd w:id="2036"/>
  <w:p w14:paraId="1C6A55AA" w14:textId="77777777" w:rsidR="00124ED1" w:rsidRDefault="00124E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DA05BD" w14:textId="77777777" w:rsidR="008054F8" w:rsidRDefault="008054F8" w:rsidP="009445CC">
      <w:r>
        <w:separator/>
      </w:r>
    </w:p>
  </w:footnote>
  <w:footnote w:type="continuationSeparator" w:id="0">
    <w:p w14:paraId="06EE8D0F" w14:textId="77777777" w:rsidR="008054F8" w:rsidRDefault="008054F8" w:rsidP="009445CC">
      <w:r>
        <w:continuationSeparator/>
      </w:r>
    </w:p>
  </w:footnote>
  <w:footnote w:type="continuationNotice" w:id="1">
    <w:p w14:paraId="6885C510" w14:textId="77777777" w:rsidR="008054F8" w:rsidRDefault="008054F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6817C8"/>
    <w:multiLevelType w:val="hybridMultilevel"/>
    <w:tmpl w:val="0C2C5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C93A4B"/>
    <w:multiLevelType w:val="hybridMultilevel"/>
    <w:tmpl w:val="EB40B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5D6FC2"/>
    <w:multiLevelType w:val="hybridMultilevel"/>
    <w:tmpl w:val="B274BCA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B63CEE"/>
    <w:multiLevelType w:val="hybridMultilevel"/>
    <w:tmpl w:val="C838CA52"/>
    <w:lvl w:ilvl="0" w:tplc="57DC11CA">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5805E6"/>
    <w:multiLevelType w:val="hybridMultilevel"/>
    <w:tmpl w:val="83E44154"/>
    <w:lvl w:ilvl="0" w:tplc="C99860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F67DF6"/>
    <w:multiLevelType w:val="multilevel"/>
    <w:tmpl w:val="2304D4A6"/>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97A37C2"/>
    <w:multiLevelType w:val="multilevel"/>
    <w:tmpl w:val="B1FECD84"/>
    <w:lvl w:ilvl="0">
      <w:start w:val="4"/>
      <w:numFmt w:val="decimal"/>
      <w:lvlText w:val="%1"/>
      <w:lvlJc w:val="left"/>
      <w:pPr>
        <w:ind w:left="360" w:hanging="360"/>
      </w:pPr>
      <w:rPr>
        <w:rFonts w:hint="default"/>
        <w:b w:val="0"/>
      </w:rPr>
    </w:lvl>
    <w:lvl w:ilvl="1">
      <w:start w:val="3"/>
      <w:numFmt w:val="decimal"/>
      <w:lvlText w:val="%1.%2"/>
      <w:lvlJc w:val="left"/>
      <w:pPr>
        <w:ind w:left="720" w:hanging="36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7" w15:restartNumberingAfterBreak="0">
    <w:nsid w:val="6CD736B3"/>
    <w:multiLevelType w:val="multilevel"/>
    <w:tmpl w:val="2AAEE4D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7"/>
  </w:num>
  <w:num w:numId="2">
    <w:abstractNumId w:val="0"/>
  </w:num>
  <w:num w:numId="3">
    <w:abstractNumId w:val="6"/>
  </w:num>
  <w:num w:numId="4">
    <w:abstractNumId w:val="3"/>
  </w:num>
  <w:num w:numId="5">
    <w:abstractNumId w:val="5"/>
  </w:num>
  <w:num w:numId="6">
    <w:abstractNumId w:val="4"/>
  </w:num>
  <w:num w:numId="7">
    <w:abstractNumId w:val="2"/>
  </w:num>
  <w:num w:numId="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uthelo, AaronRaymond">
    <w15:presenceInfo w15:providerId="AD" w15:userId="S::AaronRaymond_Buthelo@student.uml.edu::64b9d2ac-b4b7-4937-a22e-bd5d68e2d624"/>
  </w15:person>
  <w15:person w15:author="Solimine, Jaclyn V">
    <w15:presenceInfo w15:providerId="None" w15:userId="Solimine, Jaclyn V"/>
  </w15:person>
  <w15:person w15:author="Solimine, Jaclyn V [2]">
    <w15:presenceInfo w15:providerId="AD" w15:userId="S-1-5-21-1011375990-1648376481-1752386920-182638"/>
  </w15:person>
  <w15:person w15:author="AaronRaymond Buthelo">
    <w15:presenceInfo w15:providerId="None" w15:userId="AaronRaymond Buthel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0DF0"/>
    <w:rsid w:val="0000752F"/>
    <w:rsid w:val="000131D4"/>
    <w:rsid w:val="000319B3"/>
    <w:rsid w:val="00032BEF"/>
    <w:rsid w:val="000348A6"/>
    <w:rsid w:val="000424A5"/>
    <w:rsid w:val="00084735"/>
    <w:rsid w:val="000C5558"/>
    <w:rsid w:val="000D460B"/>
    <w:rsid w:val="000D4DCD"/>
    <w:rsid w:val="000F52C2"/>
    <w:rsid w:val="000F7FBD"/>
    <w:rsid w:val="00106350"/>
    <w:rsid w:val="00124ED1"/>
    <w:rsid w:val="00155191"/>
    <w:rsid w:val="00166D0C"/>
    <w:rsid w:val="0017357F"/>
    <w:rsid w:val="00173828"/>
    <w:rsid w:val="0018655E"/>
    <w:rsid w:val="001C19C7"/>
    <w:rsid w:val="001C1E58"/>
    <w:rsid w:val="001D0572"/>
    <w:rsid w:val="00204971"/>
    <w:rsid w:val="00231B5A"/>
    <w:rsid w:val="002432CE"/>
    <w:rsid w:val="00252D6B"/>
    <w:rsid w:val="00274765"/>
    <w:rsid w:val="0028118D"/>
    <w:rsid w:val="002A1053"/>
    <w:rsid w:val="002A69C3"/>
    <w:rsid w:val="002B072F"/>
    <w:rsid w:val="002B5752"/>
    <w:rsid w:val="002D54B7"/>
    <w:rsid w:val="002D7600"/>
    <w:rsid w:val="002F1EC7"/>
    <w:rsid w:val="002F5928"/>
    <w:rsid w:val="003079B2"/>
    <w:rsid w:val="00360CFE"/>
    <w:rsid w:val="00384E16"/>
    <w:rsid w:val="00396286"/>
    <w:rsid w:val="003D2A7A"/>
    <w:rsid w:val="003E255A"/>
    <w:rsid w:val="00406EEA"/>
    <w:rsid w:val="0042022D"/>
    <w:rsid w:val="00434003"/>
    <w:rsid w:val="004479F7"/>
    <w:rsid w:val="00455EF4"/>
    <w:rsid w:val="00457C9E"/>
    <w:rsid w:val="004819DE"/>
    <w:rsid w:val="00483072"/>
    <w:rsid w:val="00484695"/>
    <w:rsid w:val="004876EC"/>
    <w:rsid w:val="004A435C"/>
    <w:rsid w:val="004B2E6E"/>
    <w:rsid w:val="004C4957"/>
    <w:rsid w:val="004C57C7"/>
    <w:rsid w:val="004E6C75"/>
    <w:rsid w:val="0051372E"/>
    <w:rsid w:val="00514C7B"/>
    <w:rsid w:val="00544C26"/>
    <w:rsid w:val="00567083"/>
    <w:rsid w:val="00584300"/>
    <w:rsid w:val="005A6883"/>
    <w:rsid w:val="005B028C"/>
    <w:rsid w:val="005B1553"/>
    <w:rsid w:val="005B310F"/>
    <w:rsid w:val="005B4BFD"/>
    <w:rsid w:val="005C72C9"/>
    <w:rsid w:val="005D19EC"/>
    <w:rsid w:val="00621B15"/>
    <w:rsid w:val="00634682"/>
    <w:rsid w:val="006732F7"/>
    <w:rsid w:val="006A54D5"/>
    <w:rsid w:val="006A6049"/>
    <w:rsid w:val="006B3E88"/>
    <w:rsid w:val="006D19EB"/>
    <w:rsid w:val="006D3E75"/>
    <w:rsid w:val="006F0F61"/>
    <w:rsid w:val="00733E1E"/>
    <w:rsid w:val="007359E0"/>
    <w:rsid w:val="00755A9A"/>
    <w:rsid w:val="007762D1"/>
    <w:rsid w:val="00780184"/>
    <w:rsid w:val="00785759"/>
    <w:rsid w:val="007928E2"/>
    <w:rsid w:val="007C2C8D"/>
    <w:rsid w:val="007E39BD"/>
    <w:rsid w:val="008034B8"/>
    <w:rsid w:val="008054F8"/>
    <w:rsid w:val="00812F3C"/>
    <w:rsid w:val="00815054"/>
    <w:rsid w:val="00827FD7"/>
    <w:rsid w:val="0083776D"/>
    <w:rsid w:val="00842D0A"/>
    <w:rsid w:val="008660AF"/>
    <w:rsid w:val="008704AB"/>
    <w:rsid w:val="008B34F3"/>
    <w:rsid w:val="008B70B9"/>
    <w:rsid w:val="009343D0"/>
    <w:rsid w:val="009445CC"/>
    <w:rsid w:val="00952DB0"/>
    <w:rsid w:val="00961432"/>
    <w:rsid w:val="00974FD0"/>
    <w:rsid w:val="009E2DD4"/>
    <w:rsid w:val="00A0343D"/>
    <w:rsid w:val="00A04F8E"/>
    <w:rsid w:val="00A238AE"/>
    <w:rsid w:val="00A375C4"/>
    <w:rsid w:val="00A40DC9"/>
    <w:rsid w:val="00A6737D"/>
    <w:rsid w:val="00A82030"/>
    <w:rsid w:val="00AA2EDF"/>
    <w:rsid w:val="00AD06B9"/>
    <w:rsid w:val="00AD0FB9"/>
    <w:rsid w:val="00AE2EE5"/>
    <w:rsid w:val="00AF02FD"/>
    <w:rsid w:val="00B07AC9"/>
    <w:rsid w:val="00B15DFB"/>
    <w:rsid w:val="00B27970"/>
    <w:rsid w:val="00B409EF"/>
    <w:rsid w:val="00B41E14"/>
    <w:rsid w:val="00B42533"/>
    <w:rsid w:val="00B552FE"/>
    <w:rsid w:val="00B72046"/>
    <w:rsid w:val="00B76F2C"/>
    <w:rsid w:val="00B83BD5"/>
    <w:rsid w:val="00BA2946"/>
    <w:rsid w:val="00BB2325"/>
    <w:rsid w:val="00BC1216"/>
    <w:rsid w:val="00BC4785"/>
    <w:rsid w:val="00BC69B6"/>
    <w:rsid w:val="00BD0F48"/>
    <w:rsid w:val="00BD2769"/>
    <w:rsid w:val="00BE5987"/>
    <w:rsid w:val="00BE7245"/>
    <w:rsid w:val="00C07197"/>
    <w:rsid w:val="00C165B5"/>
    <w:rsid w:val="00C47015"/>
    <w:rsid w:val="00C71AD3"/>
    <w:rsid w:val="00C74512"/>
    <w:rsid w:val="00C74FA2"/>
    <w:rsid w:val="00CA6735"/>
    <w:rsid w:val="00CD2B28"/>
    <w:rsid w:val="00CD70B8"/>
    <w:rsid w:val="00CE09FA"/>
    <w:rsid w:val="00CF42EA"/>
    <w:rsid w:val="00D26B68"/>
    <w:rsid w:val="00D457A4"/>
    <w:rsid w:val="00D55AC9"/>
    <w:rsid w:val="00D8646A"/>
    <w:rsid w:val="00D9720D"/>
    <w:rsid w:val="00DB6773"/>
    <w:rsid w:val="00DC0926"/>
    <w:rsid w:val="00DC2BAA"/>
    <w:rsid w:val="00DC519F"/>
    <w:rsid w:val="00DC6A30"/>
    <w:rsid w:val="00DD1E11"/>
    <w:rsid w:val="00DD2E84"/>
    <w:rsid w:val="00DF006C"/>
    <w:rsid w:val="00E006C4"/>
    <w:rsid w:val="00E40DF0"/>
    <w:rsid w:val="00E505EB"/>
    <w:rsid w:val="00E513A8"/>
    <w:rsid w:val="00E521D5"/>
    <w:rsid w:val="00E55BB8"/>
    <w:rsid w:val="00E56BD9"/>
    <w:rsid w:val="00E635E6"/>
    <w:rsid w:val="00E655DC"/>
    <w:rsid w:val="00E66BBC"/>
    <w:rsid w:val="00E90485"/>
    <w:rsid w:val="00E96869"/>
    <w:rsid w:val="00EB1690"/>
    <w:rsid w:val="00EC6143"/>
    <w:rsid w:val="00EC641D"/>
    <w:rsid w:val="00EC6F7A"/>
    <w:rsid w:val="00F121D0"/>
    <w:rsid w:val="00F14999"/>
    <w:rsid w:val="00F227D1"/>
    <w:rsid w:val="00F43630"/>
    <w:rsid w:val="00F508B8"/>
    <w:rsid w:val="00F525A5"/>
    <w:rsid w:val="00F5594F"/>
    <w:rsid w:val="00F81AF5"/>
    <w:rsid w:val="00F84C6D"/>
    <w:rsid w:val="00FA2DDF"/>
    <w:rsid w:val="00FB5D72"/>
    <w:rsid w:val="00FC512E"/>
    <w:rsid w:val="00FD361B"/>
    <w:rsid w:val="00FD57F6"/>
    <w:rsid w:val="00FD66BF"/>
    <w:rsid w:val="00FE2F3C"/>
    <w:rsid w:val="00FF1046"/>
    <w:rsid w:val="00FF4308"/>
    <w:rsid w:val="02676EF7"/>
    <w:rsid w:val="54443183"/>
    <w:rsid w:val="5FF7980F"/>
    <w:rsid w:val="75D2AE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0C0B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B34F3"/>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6BF"/>
    <w:pPr>
      <w:ind w:left="720"/>
      <w:contextualSpacing/>
    </w:pPr>
  </w:style>
  <w:style w:type="table" w:styleId="TableGrid">
    <w:name w:val="Table Grid"/>
    <w:basedOn w:val="TableNormal"/>
    <w:uiPriority w:val="39"/>
    <w:rsid w:val="002F1E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A435C"/>
    <w:rPr>
      <w:color w:val="808080"/>
    </w:rPr>
  </w:style>
  <w:style w:type="paragraph" w:styleId="Header">
    <w:name w:val="header"/>
    <w:basedOn w:val="Normal"/>
    <w:link w:val="HeaderChar"/>
    <w:uiPriority w:val="99"/>
    <w:unhideWhenUsed/>
    <w:rsid w:val="009445CC"/>
    <w:pPr>
      <w:tabs>
        <w:tab w:val="center" w:pos="4680"/>
        <w:tab w:val="right" w:pos="9360"/>
      </w:tabs>
    </w:pPr>
  </w:style>
  <w:style w:type="character" w:customStyle="1" w:styleId="HeaderChar">
    <w:name w:val="Header Char"/>
    <w:basedOn w:val="DefaultParagraphFont"/>
    <w:link w:val="Header"/>
    <w:uiPriority w:val="99"/>
    <w:rsid w:val="009445CC"/>
  </w:style>
  <w:style w:type="paragraph" w:styleId="Footer">
    <w:name w:val="footer"/>
    <w:basedOn w:val="Normal"/>
    <w:link w:val="FooterChar"/>
    <w:uiPriority w:val="99"/>
    <w:unhideWhenUsed/>
    <w:rsid w:val="009445CC"/>
    <w:pPr>
      <w:tabs>
        <w:tab w:val="center" w:pos="4680"/>
        <w:tab w:val="right" w:pos="9360"/>
      </w:tabs>
    </w:pPr>
  </w:style>
  <w:style w:type="character" w:customStyle="1" w:styleId="FooterChar">
    <w:name w:val="Footer Char"/>
    <w:basedOn w:val="DefaultParagraphFont"/>
    <w:link w:val="Footer"/>
    <w:uiPriority w:val="99"/>
    <w:rsid w:val="009445CC"/>
  </w:style>
  <w:style w:type="paragraph" w:styleId="NormalWeb">
    <w:name w:val="Normal (Web)"/>
    <w:basedOn w:val="Normal"/>
    <w:uiPriority w:val="99"/>
    <w:semiHidden/>
    <w:unhideWhenUsed/>
    <w:rsid w:val="009445CC"/>
    <w:pPr>
      <w:spacing w:before="100" w:beforeAutospacing="1" w:after="100" w:afterAutospacing="1"/>
    </w:pPr>
    <w:rPr>
      <w:rFonts w:eastAsiaTheme="minorEastAsia"/>
    </w:rPr>
  </w:style>
  <w:style w:type="character" w:styleId="Emphasis">
    <w:name w:val="Emphasis"/>
    <w:basedOn w:val="DefaultParagraphFont"/>
    <w:uiPriority w:val="20"/>
    <w:qFormat/>
    <w:rsid w:val="008B34F3"/>
    <w:rPr>
      <w:i/>
      <w:iCs/>
    </w:rPr>
  </w:style>
  <w:style w:type="character" w:customStyle="1" w:styleId="apple-converted-space">
    <w:name w:val="apple-converted-space"/>
    <w:basedOn w:val="DefaultParagraphFont"/>
    <w:rsid w:val="008B34F3"/>
  </w:style>
  <w:style w:type="paragraph" w:styleId="BalloonText">
    <w:name w:val="Balloon Text"/>
    <w:basedOn w:val="Normal"/>
    <w:link w:val="BalloonTextChar"/>
    <w:uiPriority w:val="99"/>
    <w:semiHidden/>
    <w:unhideWhenUsed/>
    <w:rsid w:val="002B5752"/>
    <w:rPr>
      <w:sz w:val="18"/>
      <w:szCs w:val="18"/>
    </w:rPr>
  </w:style>
  <w:style w:type="character" w:customStyle="1" w:styleId="BalloonTextChar">
    <w:name w:val="Balloon Text Char"/>
    <w:basedOn w:val="DefaultParagraphFont"/>
    <w:link w:val="BalloonText"/>
    <w:uiPriority w:val="99"/>
    <w:semiHidden/>
    <w:rsid w:val="002B5752"/>
    <w:rPr>
      <w:rFonts w:ascii="Times New Roman" w:hAnsi="Times New Roman" w:cs="Times New Roman"/>
      <w:sz w:val="18"/>
      <w:szCs w:val="18"/>
    </w:rPr>
  </w:style>
  <w:style w:type="paragraph" w:styleId="Caption">
    <w:name w:val="caption"/>
    <w:basedOn w:val="Normal"/>
    <w:next w:val="Normal"/>
    <w:uiPriority w:val="35"/>
    <w:unhideWhenUsed/>
    <w:qFormat/>
    <w:rsid w:val="00FD57F6"/>
    <w:pPr>
      <w:spacing w:after="200"/>
    </w:pPr>
    <w:rPr>
      <w:i/>
      <w:iCs/>
      <w:color w:val="44546A" w:themeColor="text2"/>
      <w:sz w:val="18"/>
      <w:szCs w:val="18"/>
    </w:rPr>
  </w:style>
  <w:style w:type="paragraph" w:styleId="Revision">
    <w:name w:val="Revision"/>
    <w:hidden/>
    <w:uiPriority w:val="99"/>
    <w:semiHidden/>
    <w:rsid w:val="00F14999"/>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282951">
      <w:bodyDiv w:val="1"/>
      <w:marLeft w:val="0"/>
      <w:marRight w:val="0"/>
      <w:marTop w:val="0"/>
      <w:marBottom w:val="0"/>
      <w:divBdr>
        <w:top w:val="none" w:sz="0" w:space="0" w:color="auto"/>
        <w:left w:val="none" w:sz="0" w:space="0" w:color="auto"/>
        <w:bottom w:val="none" w:sz="0" w:space="0" w:color="auto"/>
        <w:right w:val="none" w:sz="0" w:space="0" w:color="auto"/>
      </w:divBdr>
    </w:div>
    <w:div w:id="349450302">
      <w:bodyDiv w:val="1"/>
      <w:marLeft w:val="0"/>
      <w:marRight w:val="0"/>
      <w:marTop w:val="0"/>
      <w:marBottom w:val="0"/>
      <w:divBdr>
        <w:top w:val="none" w:sz="0" w:space="0" w:color="auto"/>
        <w:left w:val="none" w:sz="0" w:space="0" w:color="auto"/>
        <w:bottom w:val="none" w:sz="0" w:space="0" w:color="auto"/>
        <w:right w:val="none" w:sz="0" w:space="0" w:color="auto"/>
      </w:divBdr>
    </w:div>
    <w:div w:id="1189372545">
      <w:bodyDiv w:val="1"/>
      <w:marLeft w:val="0"/>
      <w:marRight w:val="0"/>
      <w:marTop w:val="0"/>
      <w:marBottom w:val="0"/>
      <w:divBdr>
        <w:top w:val="none" w:sz="0" w:space="0" w:color="auto"/>
        <w:left w:val="none" w:sz="0" w:space="0" w:color="auto"/>
        <w:bottom w:val="none" w:sz="0" w:space="0" w:color="auto"/>
        <w:right w:val="none" w:sz="0" w:space="0" w:color="auto"/>
      </w:divBdr>
    </w:div>
    <w:div w:id="1330984648">
      <w:bodyDiv w:val="1"/>
      <w:marLeft w:val="0"/>
      <w:marRight w:val="0"/>
      <w:marTop w:val="0"/>
      <w:marBottom w:val="0"/>
      <w:divBdr>
        <w:top w:val="none" w:sz="0" w:space="0" w:color="auto"/>
        <w:left w:val="none" w:sz="0" w:space="0" w:color="auto"/>
        <w:bottom w:val="none" w:sz="0" w:space="0" w:color="auto"/>
        <w:right w:val="none" w:sz="0" w:space="0" w:color="auto"/>
      </w:divBdr>
    </w:div>
    <w:div w:id="1449545738">
      <w:bodyDiv w:val="1"/>
      <w:marLeft w:val="0"/>
      <w:marRight w:val="0"/>
      <w:marTop w:val="0"/>
      <w:marBottom w:val="0"/>
      <w:divBdr>
        <w:top w:val="none" w:sz="0" w:space="0" w:color="auto"/>
        <w:left w:val="none" w:sz="0" w:space="0" w:color="auto"/>
        <w:bottom w:val="none" w:sz="0" w:space="0" w:color="auto"/>
        <w:right w:val="none" w:sz="0" w:space="0" w:color="auto"/>
      </w:divBdr>
    </w:div>
    <w:div w:id="1485775289">
      <w:bodyDiv w:val="1"/>
      <w:marLeft w:val="0"/>
      <w:marRight w:val="0"/>
      <w:marTop w:val="0"/>
      <w:marBottom w:val="0"/>
      <w:divBdr>
        <w:top w:val="none" w:sz="0" w:space="0" w:color="auto"/>
        <w:left w:val="none" w:sz="0" w:space="0" w:color="auto"/>
        <w:bottom w:val="none" w:sz="0" w:space="0" w:color="auto"/>
        <w:right w:val="none" w:sz="0" w:space="0" w:color="auto"/>
      </w:divBdr>
    </w:div>
    <w:div w:id="1629780642">
      <w:bodyDiv w:val="1"/>
      <w:marLeft w:val="0"/>
      <w:marRight w:val="0"/>
      <w:marTop w:val="0"/>
      <w:marBottom w:val="0"/>
      <w:divBdr>
        <w:top w:val="none" w:sz="0" w:space="0" w:color="auto"/>
        <w:left w:val="none" w:sz="0" w:space="0" w:color="auto"/>
        <w:bottom w:val="none" w:sz="0" w:space="0" w:color="auto"/>
        <w:right w:val="none" w:sz="0" w:space="0" w:color="auto"/>
      </w:divBdr>
    </w:div>
    <w:div w:id="209959427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image" Target="media/image23.emf"/><Relationship Id="rId21" Type="http://schemas.openxmlformats.org/officeDocument/2006/relationships/hyperlink" Target="https://d2h0cx97tjks2p.cloudfront.net/blogs/wp-content/uploads/gaussian-radial-basis-function-RBF.png" TargetMode="External"/><Relationship Id="rId34" Type="http://schemas.openxmlformats.org/officeDocument/2006/relationships/image" Target="media/image20.png"/><Relationship Id="rId42" Type="http://schemas.openxmlformats.org/officeDocument/2006/relationships/image" Target="media/image26.emf"/><Relationship Id="rId47" Type="http://schemas.openxmlformats.org/officeDocument/2006/relationships/image" Target="media/image31.emf"/><Relationship Id="rId50" Type="http://schemas.openxmlformats.org/officeDocument/2006/relationships/image" Target="media/image34.emf"/><Relationship Id="rId55" Type="http://schemas.openxmlformats.org/officeDocument/2006/relationships/footer" Target="footer1.xml"/><Relationship Id="rId63" Type="http://schemas.openxmlformats.org/officeDocument/2006/relationships/image" Target="media/image46.png"/><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2h0cx97tjks2p.cloudfront.net/blogs/wp-content/uploads/hyperbolic-tangent-kernel.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120.png"/><Relationship Id="rId40" Type="http://schemas.openxmlformats.org/officeDocument/2006/relationships/image" Target="media/image24.emf"/><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32.png"/><Relationship Id="rId66" Type="http://schemas.openxmlformats.org/officeDocument/2006/relationships/image" Target="media/image36.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2h0cx97tjks2p.cloudfront.net/blogs/wp-content/uploads/sigmoid-kernel.png" TargetMode="External"/><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3.emf"/><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3.png"/><Relationship Id="rId19" Type="http://schemas.openxmlformats.org/officeDocument/2006/relationships/hyperlink" Target="https://d2h0cx97tjks2p.cloudfront.net/blogs/wp-content/uploads/gaussian-kernel.png" TargetMode="Externa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33.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d2h0cx97tjks2p.cloudfront.net/blogs/wp-content/uploads/ANOVA-radial-basis-kernel.png"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emf"/><Relationship Id="rId48" Type="http://schemas.openxmlformats.org/officeDocument/2006/relationships/image" Target="media/image32.emf"/><Relationship Id="rId56" Type="http://schemas.openxmlformats.org/officeDocument/2006/relationships/image" Target="media/image31.png"/><Relationship Id="rId64" Type="http://schemas.openxmlformats.org/officeDocument/2006/relationships/image" Target="media/image3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5.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2h0cx97tjks2p.cloudfront.net/blogs/wp-content/uploads/polynomial-kernel.png" TargetMode="External"/><Relationship Id="rId25" Type="http://schemas.openxmlformats.org/officeDocument/2006/relationships/hyperlink" Target="https://d2h0cx97tjks2p.cloudfront.net/blogs/wp-content/uploads/laplace-RBF-kernel.png" TargetMode="External"/><Relationship Id="rId33" Type="http://schemas.openxmlformats.org/officeDocument/2006/relationships/image" Target="media/image19.png"/><Relationship Id="rId38" Type="http://schemas.openxmlformats.org/officeDocument/2006/relationships/image" Target="media/image130.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8.png"/><Relationship Id="rId6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A748838-5ADF-4B8D-9645-5B5B95C5D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5344</Words>
  <Characters>30465</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University of Massachusetts Lowell</Company>
  <LinksUpToDate>false</LinksUpToDate>
  <CharactersWithSpaces>35738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Solimine, Jaclyn V</dc:creator>
  <cp:keywords/>
  <dc:description/>
  <cp:lastModifiedBy>Buthelo, AaronRaymond</cp:lastModifiedBy>
  <cp:revision>2</cp:revision>
  <dcterms:created xsi:type="dcterms:W3CDTF">2019-04-03T00:12:00Z</dcterms:created>
  <dcterms:modified xsi:type="dcterms:W3CDTF">2019-04-03T00:12:00Z</dcterms:modified>
</cp:coreProperties>
</file>